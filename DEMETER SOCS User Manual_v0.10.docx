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CA2B0" w14:textId="77777777" w:rsidR="009B1083" w:rsidRDefault="009B1083" w:rsidP="003F6AF9">
      <w:pPr>
        <w:jc w:val="both"/>
      </w:pPr>
    </w:p>
    <w:p w14:paraId="24B9E938" w14:textId="77777777" w:rsidR="00F37BDB" w:rsidRDefault="00F37BDB" w:rsidP="003F6AF9">
      <w:pPr>
        <w:jc w:val="both"/>
      </w:pPr>
    </w:p>
    <w:p w14:paraId="0B34D46D" w14:textId="0AAB36EB" w:rsidR="00F37BDB" w:rsidRPr="00407311" w:rsidRDefault="002C2281" w:rsidP="00407311">
      <w:pPr>
        <w:jc w:val="center"/>
        <w:rPr>
          <w:b/>
          <w:bCs/>
          <w:sz w:val="32"/>
          <w:szCs w:val="32"/>
        </w:rPr>
      </w:pPr>
      <w:r>
        <w:rPr>
          <w:b/>
          <w:bCs/>
          <w:sz w:val="32"/>
          <w:szCs w:val="32"/>
        </w:rPr>
        <w:t>STAKEHOLDERS OPEN COLLABORATION SPACE (SOCS) User Manual</w:t>
      </w:r>
    </w:p>
    <w:sdt>
      <w:sdtPr>
        <w:rPr>
          <w:rFonts w:asciiTheme="minorHAnsi" w:eastAsiaTheme="minorHAnsi" w:hAnsiTheme="minorHAnsi" w:cstheme="minorBidi"/>
          <w:color w:val="auto"/>
          <w:sz w:val="22"/>
          <w:szCs w:val="22"/>
          <w:lang w:val="en-IE"/>
        </w:rPr>
        <w:id w:val="-1728829753"/>
        <w:docPartObj>
          <w:docPartGallery w:val="Table of Contents"/>
          <w:docPartUnique/>
        </w:docPartObj>
      </w:sdtPr>
      <w:sdtEndPr>
        <w:rPr>
          <w:b/>
          <w:bCs/>
          <w:noProof/>
        </w:rPr>
      </w:sdtEndPr>
      <w:sdtContent>
        <w:p w14:paraId="04C60D3A" w14:textId="77777777" w:rsidR="00407311" w:rsidRDefault="00407311">
          <w:pPr>
            <w:pStyle w:val="Titolosommario"/>
          </w:pPr>
          <w:r>
            <w:t>Contents</w:t>
          </w:r>
        </w:p>
        <w:p w14:paraId="5009EBDA" w14:textId="0F0B1FD7" w:rsidR="008348C0" w:rsidRDefault="00A56C8B">
          <w:pPr>
            <w:pStyle w:val="Sommario1"/>
            <w:tabs>
              <w:tab w:val="left" w:pos="440"/>
              <w:tab w:val="right" w:leader="dot" w:pos="9016"/>
            </w:tabs>
            <w:rPr>
              <w:rFonts w:eastAsiaTheme="minorEastAsia"/>
              <w:noProof/>
              <w:lang w:val="it-IT" w:eastAsia="it-IT"/>
            </w:rPr>
          </w:pPr>
          <w:r>
            <w:fldChar w:fldCharType="begin"/>
          </w:r>
          <w:r w:rsidR="00407311">
            <w:instrText xml:space="preserve"> TOC \o "1-3" \h \z \u </w:instrText>
          </w:r>
          <w:r>
            <w:fldChar w:fldCharType="separate"/>
          </w:r>
          <w:hyperlink w:anchor="_Toc101342231" w:history="1">
            <w:r w:rsidR="008348C0" w:rsidRPr="00A715C7">
              <w:rPr>
                <w:rStyle w:val="Collegamentoipertestuale"/>
                <w:rFonts w:cs="Times New Roman"/>
                <w:noProof/>
              </w:rPr>
              <w:t>1</w:t>
            </w:r>
            <w:r w:rsidR="008348C0">
              <w:rPr>
                <w:rFonts w:eastAsiaTheme="minorEastAsia"/>
                <w:noProof/>
                <w:lang w:val="it-IT" w:eastAsia="it-IT"/>
              </w:rPr>
              <w:tab/>
            </w:r>
            <w:r w:rsidR="008348C0" w:rsidRPr="00A715C7">
              <w:rPr>
                <w:rStyle w:val="Collegamentoipertestuale"/>
                <w:noProof/>
              </w:rPr>
              <w:t>Acronyms</w:t>
            </w:r>
            <w:r w:rsidR="008348C0">
              <w:rPr>
                <w:noProof/>
                <w:webHidden/>
              </w:rPr>
              <w:tab/>
            </w:r>
            <w:r w:rsidR="008348C0">
              <w:rPr>
                <w:noProof/>
                <w:webHidden/>
              </w:rPr>
              <w:fldChar w:fldCharType="begin"/>
            </w:r>
            <w:r w:rsidR="008348C0">
              <w:rPr>
                <w:noProof/>
                <w:webHidden/>
              </w:rPr>
              <w:instrText xml:space="preserve"> PAGEREF _Toc101342231 \h </w:instrText>
            </w:r>
            <w:r w:rsidR="008348C0">
              <w:rPr>
                <w:noProof/>
                <w:webHidden/>
              </w:rPr>
            </w:r>
            <w:r w:rsidR="008348C0">
              <w:rPr>
                <w:noProof/>
                <w:webHidden/>
              </w:rPr>
              <w:fldChar w:fldCharType="separate"/>
            </w:r>
            <w:r w:rsidR="008348C0">
              <w:rPr>
                <w:noProof/>
                <w:webHidden/>
              </w:rPr>
              <w:t>2</w:t>
            </w:r>
            <w:r w:rsidR="008348C0">
              <w:rPr>
                <w:noProof/>
                <w:webHidden/>
              </w:rPr>
              <w:fldChar w:fldCharType="end"/>
            </w:r>
          </w:hyperlink>
        </w:p>
        <w:p w14:paraId="27A9FBF0" w14:textId="400D3A60" w:rsidR="008348C0" w:rsidRDefault="00000000">
          <w:pPr>
            <w:pStyle w:val="Sommario1"/>
            <w:tabs>
              <w:tab w:val="left" w:pos="440"/>
              <w:tab w:val="right" w:leader="dot" w:pos="9016"/>
            </w:tabs>
            <w:rPr>
              <w:rFonts w:eastAsiaTheme="minorEastAsia"/>
              <w:noProof/>
              <w:lang w:val="it-IT" w:eastAsia="it-IT"/>
            </w:rPr>
          </w:pPr>
          <w:hyperlink w:anchor="_Toc101342232" w:history="1">
            <w:r w:rsidR="008348C0" w:rsidRPr="00A715C7">
              <w:rPr>
                <w:rStyle w:val="Collegamentoipertestuale"/>
                <w:rFonts w:cs="Times New Roman"/>
                <w:noProof/>
              </w:rPr>
              <w:t>2</w:t>
            </w:r>
            <w:r w:rsidR="008348C0">
              <w:rPr>
                <w:rFonts w:eastAsiaTheme="minorEastAsia"/>
                <w:noProof/>
                <w:lang w:val="it-IT" w:eastAsia="it-IT"/>
              </w:rPr>
              <w:tab/>
            </w:r>
            <w:r w:rsidR="008348C0" w:rsidRPr="00A715C7">
              <w:rPr>
                <w:rStyle w:val="Collegamentoipertestuale"/>
                <w:noProof/>
              </w:rPr>
              <w:t>List of Authors</w:t>
            </w:r>
            <w:r w:rsidR="008348C0">
              <w:rPr>
                <w:noProof/>
                <w:webHidden/>
              </w:rPr>
              <w:tab/>
            </w:r>
            <w:r w:rsidR="008348C0">
              <w:rPr>
                <w:noProof/>
                <w:webHidden/>
              </w:rPr>
              <w:fldChar w:fldCharType="begin"/>
            </w:r>
            <w:r w:rsidR="008348C0">
              <w:rPr>
                <w:noProof/>
                <w:webHidden/>
              </w:rPr>
              <w:instrText xml:space="preserve"> PAGEREF _Toc101342232 \h </w:instrText>
            </w:r>
            <w:r w:rsidR="008348C0">
              <w:rPr>
                <w:noProof/>
                <w:webHidden/>
              </w:rPr>
            </w:r>
            <w:r w:rsidR="008348C0">
              <w:rPr>
                <w:noProof/>
                <w:webHidden/>
              </w:rPr>
              <w:fldChar w:fldCharType="separate"/>
            </w:r>
            <w:r w:rsidR="008348C0">
              <w:rPr>
                <w:noProof/>
                <w:webHidden/>
              </w:rPr>
              <w:t>2</w:t>
            </w:r>
            <w:r w:rsidR="008348C0">
              <w:rPr>
                <w:noProof/>
                <w:webHidden/>
              </w:rPr>
              <w:fldChar w:fldCharType="end"/>
            </w:r>
          </w:hyperlink>
        </w:p>
        <w:p w14:paraId="3F32F5B0" w14:textId="35505EBC" w:rsidR="008348C0" w:rsidRDefault="00000000">
          <w:pPr>
            <w:pStyle w:val="Sommario1"/>
            <w:tabs>
              <w:tab w:val="left" w:pos="440"/>
              <w:tab w:val="right" w:leader="dot" w:pos="9016"/>
            </w:tabs>
            <w:rPr>
              <w:rFonts w:eastAsiaTheme="minorEastAsia"/>
              <w:noProof/>
              <w:lang w:val="it-IT" w:eastAsia="it-IT"/>
            </w:rPr>
          </w:pPr>
          <w:hyperlink w:anchor="_Toc101342233" w:history="1">
            <w:r w:rsidR="008348C0" w:rsidRPr="00A715C7">
              <w:rPr>
                <w:rStyle w:val="Collegamentoipertestuale"/>
                <w:rFonts w:cs="Times New Roman"/>
                <w:noProof/>
              </w:rPr>
              <w:t>3</w:t>
            </w:r>
            <w:r w:rsidR="008348C0">
              <w:rPr>
                <w:rFonts w:eastAsiaTheme="minorEastAsia"/>
                <w:noProof/>
                <w:lang w:val="it-IT" w:eastAsia="it-IT"/>
              </w:rPr>
              <w:tab/>
            </w:r>
            <w:r w:rsidR="008348C0" w:rsidRPr="00A715C7">
              <w:rPr>
                <w:rStyle w:val="Collegamentoipertestuale"/>
                <w:noProof/>
              </w:rPr>
              <w:t>Introduction</w:t>
            </w:r>
            <w:r w:rsidR="008348C0">
              <w:rPr>
                <w:noProof/>
                <w:webHidden/>
              </w:rPr>
              <w:tab/>
            </w:r>
            <w:r w:rsidR="008348C0">
              <w:rPr>
                <w:noProof/>
                <w:webHidden/>
              </w:rPr>
              <w:fldChar w:fldCharType="begin"/>
            </w:r>
            <w:r w:rsidR="008348C0">
              <w:rPr>
                <w:noProof/>
                <w:webHidden/>
              </w:rPr>
              <w:instrText xml:space="preserve"> PAGEREF _Toc101342233 \h </w:instrText>
            </w:r>
            <w:r w:rsidR="008348C0">
              <w:rPr>
                <w:noProof/>
                <w:webHidden/>
              </w:rPr>
            </w:r>
            <w:r w:rsidR="008348C0">
              <w:rPr>
                <w:noProof/>
                <w:webHidden/>
              </w:rPr>
              <w:fldChar w:fldCharType="separate"/>
            </w:r>
            <w:r w:rsidR="008348C0">
              <w:rPr>
                <w:noProof/>
                <w:webHidden/>
              </w:rPr>
              <w:t>2</w:t>
            </w:r>
            <w:r w:rsidR="008348C0">
              <w:rPr>
                <w:noProof/>
                <w:webHidden/>
              </w:rPr>
              <w:fldChar w:fldCharType="end"/>
            </w:r>
          </w:hyperlink>
        </w:p>
        <w:p w14:paraId="21083010" w14:textId="24862AB9" w:rsidR="008348C0" w:rsidRDefault="00000000">
          <w:pPr>
            <w:pStyle w:val="Sommario1"/>
            <w:tabs>
              <w:tab w:val="left" w:pos="440"/>
              <w:tab w:val="right" w:leader="dot" w:pos="9016"/>
            </w:tabs>
            <w:rPr>
              <w:rFonts w:eastAsiaTheme="minorEastAsia"/>
              <w:noProof/>
              <w:lang w:val="it-IT" w:eastAsia="it-IT"/>
            </w:rPr>
          </w:pPr>
          <w:hyperlink w:anchor="_Toc101342234" w:history="1">
            <w:r w:rsidR="008348C0" w:rsidRPr="00A715C7">
              <w:rPr>
                <w:rStyle w:val="Collegamentoipertestuale"/>
                <w:rFonts w:cs="Times New Roman"/>
                <w:noProof/>
              </w:rPr>
              <w:t>4</w:t>
            </w:r>
            <w:r w:rsidR="008348C0">
              <w:rPr>
                <w:rFonts w:eastAsiaTheme="minorEastAsia"/>
                <w:noProof/>
                <w:lang w:val="it-IT" w:eastAsia="it-IT"/>
              </w:rPr>
              <w:tab/>
            </w:r>
            <w:r w:rsidR="008348C0" w:rsidRPr="00A715C7">
              <w:rPr>
                <w:rStyle w:val="Collegamentoipertestuale"/>
                <w:noProof/>
              </w:rPr>
              <w:t>Platform Overview</w:t>
            </w:r>
            <w:r w:rsidR="008348C0">
              <w:rPr>
                <w:noProof/>
                <w:webHidden/>
              </w:rPr>
              <w:tab/>
            </w:r>
            <w:r w:rsidR="008348C0">
              <w:rPr>
                <w:noProof/>
                <w:webHidden/>
              </w:rPr>
              <w:fldChar w:fldCharType="begin"/>
            </w:r>
            <w:r w:rsidR="008348C0">
              <w:rPr>
                <w:noProof/>
                <w:webHidden/>
              </w:rPr>
              <w:instrText xml:space="preserve"> PAGEREF _Toc101342234 \h </w:instrText>
            </w:r>
            <w:r w:rsidR="008348C0">
              <w:rPr>
                <w:noProof/>
                <w:webHidden/>
              </w:rPr>
            </w:r>
            <w:r w:rsidR="008348C0">
              <w:rPr>
                <w:noProof/>
                <w:webHidden/>
              </w:rPr>
              <w:fldChar w:fldCharType="separate"/>
            </w:r>
            <w:r w:rsidR="008348C0">
              <w:rPr>
                <w:noProof/>
                <w:webHidden/>
              </w:rPr>
              <w:t>2</w:t>
            </w:r>
            <w:r w:rsidR="008348C0">
              <w:rPr>
                <w:noProof/>
                <w:webHidden/>
              </w:rPr>
              <w:fldChar w:fldCharType="end"/>
            </w:r>
          </w:hyperlink>
        </w:p>
        <w:p w14:paraId="5228A875" w14:textId="0CF8B745" w:rsidR="008348C0" w:rsidRDefault="00000000">
          <w:pPr>
            <w:pStyle w:val="Sommario1"/>
            <w:tabs>
              <w:tab w:val="left" w:pos="440"/>
              <w:tab w:val="right" w:leader="dot" w:pos="9016"/>
            </w:tabs>
            <w:rPr>
              <w:rFonts w:eastAsiaTheme="minorEastAsia"/>
              <w:noProof/>
              <w:lang w:val="it-IT" w:eastAsia="it-IT"/>
            </w:rPr>
          </w:pPr>
          <w:hyperlink w:anchor="_Toc101342235" w:history="1">
            <w:r w:rsidR="008348C0" w:rsidRPr="00A715C7">
              <w:rPr>
                <w:rStyle w:val="Collegamentoipertestuale"/>
                <w:rFonts w:cs="Times New Roman"/>
                <w:noProof/>
              </w:rPr>
              <w:t>5</w:t>
            </w:r>
            <w:r w:rsidR="008348C0">
              <w:rPr>
                <w:rFonts w:eastAsiaTheme="minorEastAsia"/>
                <w:noProof/>
                <w:lang w:val="it-IT" w:eastAsia="it-IT"/>
              </w:rPr>
              <w:tab/>
            </w:r>
            <w:r w:rsidR="008348C0" w:rsidRPr="00A715C7">
              <w:rPr>
                <w:rStyle w:val="Collegamentoipertestuale"/>
                <w:noProof/>
              </w:rPr>
              <w:t>How to join the platform</w:t>
            </w:r>
            <w:r w:rsidR="008348C0">
              <w:rPr>
                <w:noProof/>
                <w:webHidden/>
              </w:rPr>
              <w:tab/>
            </w:r>
            <w:r w:rsidR="008348C0">
              <w:rPr>
                <w:noProof/>
                <w:webHidden/>
              </w:rPr>
              <w:fldChar w:fldCharType="begin"/>
            </w:r>
            <w:r w:rsidR="008348C0">
              <w:rPr>
                <w:noProof/>
                <w:webHidden/>
              </w:rPr>
              <w:instrText xml:space="preserve"> PAGEREF _Toc101342235 \h </w:instrText>
            </w:r>
            <w:r w:rsidR="008348C0">
              <w:rPr>
                <w:noProof/>
                <w:webHidden/>
              </w:rPr>
            </w:r>
            <w:r w:rsidR="008348C0">
              <w:rPr>
                <w:noProof/>
                <w:webHidden/>
              </w:rPr>
              <w:fldChar w:fldCharType="separate"/>
            </w:r>
            <w:r w:rsidR="008348C0">
              <w:rPr>
                <w:noProof/>
                <w:webHidden/>
              </w:rPr>
              <w:t>3</w:t>
            </w:r>
            <w:r w:rsidR="008348C0">
              <w:rPr>
                <w:noProof/>
                <w:webHidden/>
              </w:rPr>
              <w:fldChar w:fldCharType="end"/>
            </w:r>
          </w:hyperlink>
        </w:p>
        <w:p w14:paraId="7CD377C0" w14:textId="61A126BF" w:rsidR="008348C0" w:rsidRDefault="00000000">
          <w:pPr>
            <w:pStyle w:val="Sommario1"/>
            <w:tabs>
              <w:tab w:val="left" w:pos="440"/>
              <w:tab w:val="right" w:leader="dot" w:pos="9016"/>
            </w:tabs>
            <w:rPr>
              <w:rFonts w:eastAsiaTheme="minorEastAsia"/>
              <w:noProof/>
              <w:lang w:val="it-IT" w:eastAsia="it-IT"/>
            </w:rPr>
          </w:pPr>
          <w:hyperlink w:anchor="_Toc101342236" w:history="1">
            <w:r w:rsidR="008348C0" w:rsidRPr="00A715C7">
              <w:rPr>
                <w:rStyle w:val="Collegamentoipertestuale"/>
                <w:rFonts w:cs="Times New Roman"/>
                <w:noProof/>
              </w:rPr>
              <w:t>6</w:t>
            </w:r>
            <w:r w:rsidR="008348C0">
              <w:rPr>
                <w:rFonts w:eastAsiaTheme="minorEastAsia"/>
                <w:noProof/>
                <w:lang w:val="it-IT" w:eastAsia="it-IT"/>
              </w:rPr>
              <w:tab/>
            </w:r>
            <w:r w:rsidR="008348C0" w:rsidRPr="00A715C7">
              <w:rPr>
                <w:rStyle w:val="Collegamentoipertestuale"/>
                <w:noProof/>
              </w:rPr>
              <w:t>Platform roles</w:t>
            </w:r>
            <w:r w:rsidR="008348C0">
              <w:rPr>
                <w:noProof/>
                <w:webHidden/>
              </w:rPr>
              <w:tab/>
            </w:r>
            <w:r w:rsidR="008348C0">
              <w:rPr>
                <w:noProof/>
                <w:webHidden/>
              </w:rPr>
              <w:fldChar w:fldCharType="begin"/>
            </w:r>
            <w:r w:rsidR="008348C0">
              <w:rPr>
                <w:noProof/>
                <w:webHidden/>
              </w:rPr>
              <w:instrText xml:space="preserve"> PAGEREF _Toc101342236 \h </w:instrText>
            </w:r>
            <w:r w:rsidR="008348C0">
              <w:rPr>
                <w:noProof/>
                <w:webHidden/>
              </w:rPr>
            </w:r>
            <w:r w:rsidR="008348C0">
              <w:rPr>
                <w:noProof/>
                <w:webHidden/>
              </w:rPr>
              <w:fldChar w:fldCharType="separate"/>
            </w:r>
            <w:r w:rsidR="008348C0">
              <w:rPr>
                <w:noProof/>
                <w:webHidden/>
              </w:rPr>
              <w:t>4</w:t>
            </w:r>
            <w:r w:rsidR="008348C0">
              <w:rPr>
                <w:noProof/>
                <w:webHidden/>
              </w:rPr>
              <w:fldChar w:fldCharType="end"/>
            </w:r>
          </w:hyperlink>
        </w:p>
        <w:p w14:paraId="57A60C7D" w14:textId="26C07333" w:rsidR="008348C0" w:rsidRDefault="00000000">
          <w:pPr>
            <w:pStyle w:val="Sommario1"/>
            <w:tabs>
              <w:tab w:val="left" w:pos="440"/>
              <w:tab w:val="right" w:leader="dot" w:pos="9016"/>
            </w:tabs>
            <w:rPr>
              <w:rFonts w:eastAsiaTheme="minorEastAsia"/>
              <w:noProof/>
              <w:lang w:val="it-IT" w:eastAsia="it-IT"/>
            </w:rPr>
          </w:pPr>
          <w:hyperlink w:anchor="_Toc101342237" w:history="1">
            <w:r w:rsidR="008348C0" w:rsidRPr="00A715C7">
              <w:rPr>
                <w:rStyle w:val="Collegamentoipertestuale"/>
                <w:rFonts w:eastAsia="Batang" w:cs="Times New Roman"/>
                <w:noProof/>
              </w:rPr>
              <w:t>7</w:t>
            </w:r>
            <w:r w:rsidR="008348C0">
              <w:rPr>
                <w:rFonts w:eastAsiaTheme="minorEastAsia"/>
                <w:noProof/>
                <w:lang w:val="it-IT" w:eastAsia="it-IT"/>
              </w:rPr>
              <w:tab/>
            </w:r>
            <w:r w:rsidR="008348C0" w:rsidRPr="00A715C7">
              <w:rPr>
                <w:rStyle w:val="Collegamentoipertestuale"/>
                <w:rFonts w:eastAsia="Batang"/>
                <w:noProof/>
              </w:rPr>
              <w:t>How to use the DEMETER Workspaces</w:t>
            </w:r>
            <w:r w:rsidR="008348C0">
              <w:rPr>
                <w:noProof/>
                <w:webHidden/>
              </w:rPr>
              <w:tab/>
            </w:r>
            <w:r w:rsidR="008348C0">
              <w:rPr>
                <w:noProof/>
                <w:webHidden/>
              </w:rPr>
              <w:fldChar w:fldCharType="begin"/>
            </w:r>
            <w:r w:rsidR="008348C0">
              <w:rPr>
                <w:noProof/>
                <w:webHidden/>
              </w:rPr>
              <w:instrText xml:space="preserve"> PAGEREF _Toc101342237 \h </w:instrText>
            </w:r>
            <w:r w:rsidR="008348C0">
              <w:rPr>
                <w:noProof/>
                <w:webHidden/>
              </w:rPr>
            </w:r>
            <w:r w:rsidR="008348C0">
              <w:rPr>
                <w:noProof/>
                <w:webHidden/>
              </w:rPr>
              <w:fldChar w:fldCharType="separate"/>
            </w:r>
            <w:r w:rsidR="008348C0">
              <w:rPr>
                <w:noProof/>
                <w:webHidden/>
              </w:rPr>
              <w:t>5</w:t>
            </w:r>
            <w:r w:rsidR="008348C0">
              <w:rPr>
                <w:noProof/>
                <w:webHidden/>
              </w:rPr>
              <w:fldChar w:fldCharType="end"/>
            </w:r>
          </w:hyperlink>
        </w:p>
        <w:p w14:paraId="183A0E79" w14:textId="5E2A2727" w:rsidR="008348C0" w:rsidRDefault="00000000">
          <w:pPr>
            <w:pStyle w:val="Sommario2"/>
            <w:tabs>
              <w:tab w:val="left" w:pos="880"/>
              <w:tab w:val="right" w:leader="dot" w:pos="9016"/>
            </w:tabs>
            <w:rPr>
              <w:rFonts w:eastAsiaTheme="minorEastAsia"/>
              <w:noProof/>
              <w:lang w:val="it-IT" w:eastAsia="it-IT"/>
            </w:rPr>
          </w:pPr>
          <w:hyperlink w:anchor="_Toc101342238" w:history="1">
            <w:r w:rsidR="008348C0" w:rsidRPr="00A715C7">
              <w:rPr>
                <w:rStyle w:val="Collegamentoipertestuale"/>
                <w:noProof/>
              </w:rPr>
              <w:t>7.1</w:t>
            </w:r>
            <w:r w:rsidR="008348C0">
              <w:rPr>
                <w:rFonts w:eastAsiaTheme="minorEastAsia"/>
                <w:noProof/>
                <w:lang w:val="it-IT" w:eastAsia="it-IT"/>
              </w:rPr>
              <w:tab/>
            </w:r>
            <w:r w:rsidR="008348C0" w:rsidRPr="00A715C7">
              <w:rPr>
                <w:rStyle w:val="Collegamentoipertestuale"/>
                <w:noProof/>
              </w:rPr>
              <w:t>Dock bar</w:t>
            </w:r>
            <w:r w:rsidR="008348C0">
              <w:rPr>
                <w:noProof/>
                <w:webHidden/>
              </w:rPr>
              <w:tab/>
            </w:r>
            <w:r w:rsidR="008348C0">
              <w:rPr>
                <w:noProof/>
                <w:webHidden/>
              </w:rPr>
              <w:fldChar w:fldCharType="begin"/>
            </w:r>
            <w:r w:rsidR="008348C0">
              <w:rPr>
                <w:noProof/>
                <w:webHidden/>
              </w:rPr>
              <w:instrText xml:space="preserve"> PAGEREF _Toc101342238 \h </w:instrText>
            </w:r>
            <w:r w:rsidR="008348C0">
              <w:rPr>
                <w:noProof/>
                <w:webHidden/>
              </w:rPr>
            </w:r>
            <w:r w:rsidR="008348C0">
              <w:rPr>
                <w:noProof/>
                <w:webHidden/>
              </w:rPr>
              <w:fldChar w:fldCharType="separate"/>
            </w:r>
            <w:r w:rsidR="008348C0">
              <w:rPr>
                <w:noProof/>
                <w:webHidden/>
              </w:rPr>
              <w:t>7</w:t>
            </w:r>
            <w:r w:rsidR="008348C0">
              <w:rPr>
                <w:noProof/>
                <w:webHidden/>
              </w:rPr>
              <w:fldChar w:fldCharType="end"/>
            </w:r>
          </w:hyperlink>
        </w:p>
        <w:p w14:paraId="064A037D" w14:textId="46D713E2" w:rsidR="008348C0" w:rsidRDefault="00000000">
          <w:pPr>
            <w:pStyle w:val="Sommario3"/>
            <w:tabs>
              <w:tab w:val="left" w:pos="1320"/>
              <w:tab w:val="right" w:leader="dot" w:pos="9016"/>
            </w:tabs>
            <w:rPr>
              <w:rFonts w:eastAsiaTheme="minorEastAsia"/>
              <w:noProof/>
              <w:lang w:val="it-IT" w:eastAsia="it-IT"/>
            </w:rPr>
          </w:pPr>
          <w:hyperlink w:anchor="_Toc101342239" w:history="1">
            <w:r w:rsidR="008348C0" w:rsidRPr="00A715C7">
              <w:rPr>
                <w:rStyle w:val="Collegamentoipertestuale"/>
                <w:rFonts w:cs="Times New Roman"/>
                <w:noProof/>
              </w:rPr>
              <w:t>7.1.1</w:t>
            </w:r>
            <w:r w:rsidR="008348C0">
              <w:rPr>
                <w:rFonts w:eastAsiaTheme="minorEastAsia"/>
                <w:noProof/>
                <w:lang w:val="it-IT" w:eastAsia="it-IT"/>
              </w:rPr>
              <w:tab/>
            </w:r>
            <w:r w:rsidR="008348C0" w:rsidRPr="00A715C7">
              <w:rPr>
                <w:rStyle w:val="Collegamentoipertestuale"/>
                <w:noProof/>
              </w:rPr>
              <w:t>Search</w:t>
            </w:r>
            <w:r w:rsidR="008348C0">
              <w:rPr>
                <w:noProof/>
                <w:webHidden/>
              </w:rPr>
              <w:tab/>
            </w:r>
            <w:r w:rsidR="008348C0">
              <w:rPr>
                <w:noProof/>
                <w:webHidden/>
              </w:rPr>
              <w:fldChar w:fldCharType="begin"/>
            </w:r>
            <w:r w:rsidR="008348C0">
              <w:rPr>
                <w:noProof/>
                <w:webHidden/>
              </w:rPr>
              <w:instrText xml:space="preserve"> PAGEREF _Toc101342239 \h </w:instrText>
            </w:r>
            <w:r w:rsidR="008348C0">
              <w:rPr>
                <w:noProof/>
                <w:webHidden/>
              </w:rPr>
            </w:r>
            <w:r w:rsidR="008348C0">
              <w:rPr>
                <w:noProof/>
                <w:webHidden/>
              </w:rPr>
              <w:fldChar w:fldCharType="separate"/>
            </w:r>
            <w:r w:rsidR="008348C0">
              <w:rPr>
                <w:noProof/>
                <w:webHidden/>
              </w:rPr>
              <w:t>7</w:t>
            </w:r>
            <w:r w:rsidR="008348C0">
              <w:rPr>
                <w:noProof/>
                <w:webHidden/>
              </w:rPr>
              <w:fldChar w:fldCharType="end"/>
            </w:r>
          </w:hyperlink>
        </w:p>
        <w:p w14:paraId="6074897B" w14:textId="1C4C5185" w:rsidR="008348C0" w:rsidRDefault="00000000">
          <w:pPr>
            <w:pStyle w:val="Sommario3"/>
            <w:tabs>
              <w:tab w:val="left" w:pos="1320"/>
              <w:tab w:val="right" w:leader="dot" w:pos="9016"/>
            </w:tabs>
            <w:rPr>
              <w:rFonts w:eastAsiaTheme="minorEastAsia"/>
              <w:noProof/>
              <w:lang w:val="it-IT" w:eastAsia="it-IT"/>
            </w:rPr>
          </w:pPr>
          <w:hyperlink w:anchor="_Toc101342240" w:history="1">
            <w:r w:rsidR="008348C0" w:rsidRPr="00A715C7">
              <w:rPr>
                <w:rStyle w:val="Collegamentoipertestuale"/>
                <w:rFonts w:cs="Times New Roman"/>
                <w:noProof/>
              </w:rPr>
              <w:t>7.1.2</w:t>
            </w:r>
            <w:r w:rsidR="008348C0">
              <w:rPr>
                <w:rFonts w:eastAsiaTheme="minorEastAsia"/>
                <w:noProof/>
                <w:lang w:val="it-IT" w:eastAsia="it-IT"/>
              </w:rPr>
              <w:tab/>
            </w:r>
            <w:r w:rsidR="008348C0" w:rsidRPr="00A715C7">
              <w:rPr>
                <w:rStyle w:val="Collegamentoipertestuale"/>
                <w:noProof/>
              </w:rPr>
              <w:t>Personal profile</w:t>
            </w:r>
            <w:r w:rsidR="008348C0">
              <w:rPr>
                <w:noProof/>
                <w:webHidden/>
              </w:rPr>
              <w:tab/>
            </w:r>
            <w:r w:rsidR="008348C0">
              <w:rPr>
                <w:noProof/>
                <w:webHidden/>
              </w:rPr>
              <w:fldChar w:fldCharType="begin"/>
            </w:r>
            <w:r w:rsidR="008348C0">
              <w:rPr>
                <w:noProof/>
                <w:webHidden/>
              </w:rPr>
              <w:instrText xml:space="preserve"> PAGEREF _Toc101342240 \h </w:instrText>
            </w:r>
            <w:r w:rsidR="008348C0">
              <w:rPr>
                <w:noProof/>
                <w:webHidden/>
              </w:rPr>
            </w:r>
            <w:r w:rsidR="008348C0">
              <w:rPr>
                <w:noProof/>
                <w:webHidden/>
              </w:rPr>
              <w:fldChar w:fldCharType="separate"/>
            </w:r>
            <w:r w:rsidR="008348C0">
              <w:rPr>
                <w:noProof/>
                <w:webHidden/>
              </w:rPr>
              <w:t>8</w:t>
            </w:r>
            <w:r w:rsidR="008348C0">
              <w:rPr>
                <w:noProof/>
                <w:webHidden/>
              </w:rPr>
              <w:fldChar w:fldCharType="end"/>
            </w:r>
          </w:hyperlink>
        </w:p>
        <w:p w14:paraId="71CB20ED" w14:textId="6EFC215B" w:rsidR="008348C0" w:rsidRDefault="00000000">
          <w:pPr>
            <w:pStyle w:val="Sommario3"/>
            <w:tabs>
              <w:tab w:val="left" w:pos="1320"/>
              <w:tab w:val="right" w:leader="dot" w:pos="9016"/>
            </w:tabs>
            <w:rPr>
              <w:rFonts w:eastAsiaTheme="minorEastAsia"/>
              <w:noProof/>
              <w:lang w:val="it-IT" w:eastAsia="it-IT"/>
            </w:rPr>
          </w:pPr>
          <w:hyperlink w:anchor="_Toc101342241" w:history="1">
            <w:r w:rsidR="008348C0" w:rsidRPr="00A715C7">
              <w:rPr>
                <w:rStyle w:val="Collegamentoipertestuale"/>
                <w:rFonts w:cs="Times New Roman"/>
                <w:noProof/>
              </w:rPr>
              <w:t>7.1.3</w:t>
            </w:r>
            <w:r w:rsidR="008348C0">
              <w:rPr>
                <w:rFonts w:eastAsiaTheme="minorEastAsia"/>
                <w:noProof/>
                <w:lang w:val="it-IT" w:eastAsia="it-IT"/>
              </w:rPr>
              <w:tab/>
            </w:r>
            <w:r w:rsidR="008348C0" w:rsidRPr="00A715C7">
              <w:rPr>
                <w:rStyle w:val="Collegamentoipertestuale"/>
                <w:noProof/>
              </w:rPr>
              <w:t>Notifications</w:t>
            </w:r>
            <w:r w:rsidR="008348C0">
              <w:rPr>
                <w:noProof/>
                <w:webHidden/>
              </w:rPr>
              <w:tab/>
            </w:r>
            <w:r w:rsidR="008348C0">
              <w:rPr>
                <w:noProof/>
                <w:webHidden/>
              </w:rPr>
              <w:fldChar w:fldCharType="begin"/>
            </w:r>
            <w:r w:rsidR="008348C0">
              <w:rPr>
                <w:noProof/>
                <w:webHidden/>
              </w:rPr>
              <w:instrText xml:space="preserve"> PAGEREF _Toc101342241 \h </w:instrText>
            </w:r>
            <w:r w:rsidR="008348C0">
              <w:rPr>
                <w:noProof/>
                <w:webHidden/>
              </w:rPr>
            </w:r>
            <w:r w:rsidR="008348C0">
              <w:rPr>
                <w:noProof/>
                <w:webHidden/>
              </w:rPr>
              <w:fldChar w:fldCharType="separate"/>
            </w:r>
            <w:r w:rsidR="008348C0">
              <w:rPr>
                <w:noProof/>
                <w:webHidden/>
              </w:rPr>
              <w:t>9</w:t>
            </w:r>
            <w:r w:rsidR="008348C0">
              <w:rPr>
                <w:noProof/>
                <w:webHidden/>
              </w:rPr>
              <w:fldChar w:fldCharType="end"/>
            </w:r>
          </w:hyperlink>
        </w:p>
        <w:p w14:paraId="18BB1DDC" w14:textId="6A5991AD" w:rsidR="008348C0" w:rsidRDefault="00000000">
          <w:pPr>
            <w:pStyle w:val="Sommario2"/>
            <w:tabs>
              <w:tab w:val="left" w:pos="880"/>
              <w:tab w:val="right" w:leader="dot" w:pos="9016"/>
            </w:tabs>
            <w:rPr>
              <w:rFonts w:eastAsiaTheme="minorEastAsia"/>
              <w:noProof/>
              <w:lang w:val="it-IT" w:eastAsia="it-IT"/>
            </w:rPr>
          </w:pPr>
          <w:hyperlink w:anchor="_Toc101342242" w:history="1">
            <w:r w:rsidR="008348C0" w:rsidRPr="00A715C7">
              <w:rPr>
                <w:rStyle w:val="Collegamentoipertestuale"/>
                <w:noProof/>
              </w:rPr>
              <w:t>7.2</w:t>
            </w:r>
            <w:r w:rsidR="008348C0">
              <w:rPr>
                <w:rFonts w:eastAsiaTheme="minorEastAsia"/>
                <w:noProof/>
                <w:lang w:val="it-IT" w:eastAsia="it-IT"/>
              </w:rPr>
              <w:tab/>
            </w:r>
            <w:r w:rsidR="008348C0" w:rsidRPr="00A715C7">
              <w:rPr>
                <w:rStyle w:val="Collegamentoipertestuale"/>
                <w:noProof/>
              </w:rPr>
              <w:t>SOCS Home page</w:t>
            </w:r>
            <w:r w:rsidR="008348C0">
              <w:rPr>
                <w:noProof/>
                <w:webHidden/>
              </w:rPr>
              <w:tab/>
            </w:r>
            <w:r w:rsidR="008348C0">
              <w:rPr>
                <w:noProof/>
                <w:webHidden/>
              </w:rPr>
              <w:fldChar w:fldCharType="begin"/>
            </w:r>
            <w:r w:rsidR="008348C0">
              <w:rPr>
                <w:noProof/>
                <w:webHidden/>
              </w:rPr>
              <w:instrText xml:space="preserve"> PAGEREF _Toc101342242 \h </w:instrText>
            </w:r>
            <w:r w:rsidR="008348C0">
              <w:rPr>
                <w:noProof/>
                <w:webHidden/>
              </w:rPr>
            </w:r>
            <w:r w:rsidR="008348C0">
              <w:rPr>
                <w:noProof/>
                <w:webHidden/>
              </w:rPr>
              <w:fldChar w:fldCharType="separate"/>
            </w:r>
            <w:r w:rsidR="008348C0">
              <w:rPr>
                <w:noProof/>
                <w:webHidden/>
              </w:rPr>
              <w:t>10</w:t>
            </w:r>
            <w:r w:rsidR="008348C0">
              <w:rPr>
                <w:noProof/>
                <w:webHidden/>
              </w:rPr>
              <w:fldChar w:fldCharType="end"/>
            </w:r>
          </w:hyperlink>
        </w:p>
        <w:p w14:paraId="5D753AD7" w14:textId="3B545190" w:rsidR="008348C0" w:rsidRDefault="00000000">
          <w:pPr>
            <w:pStyle w:val="Sommario3"/>
            <w:tabs>
              <w:tab w:val="left" w:pos="1320"/>
              <w:tab w:val="right" w:leader="dot" w:pos="9016"/>
            </w:tabs>
            <w:rPr>
              <w:rFonts w:eastAsiaTheme="minorEastAsia"/>
              <w:noProof/>
              <w:lang w:val="it-IT" w:eastAsia="it-IT"/>
            </w:rPr>
          </w:pPr>
          <w:hyperlink w:anchor="_Toc101342243" w:history="1">
            <w:r w:rsidR="008348C0" w:rsidRPr="00A715C7">
              <w:rPr>
                <w:rStyle w:val="Collegamentoipertestuale"/>
                <w:rFonts w:cs="Times New Roman"/>
                <w:noProof/>
              </w:rPr>
              <w:t>7.2.1</w:t>
            </w:r>
            <w:r w:rsidR="008348C0">
              <w:rPr>
                <w:rFonts w:eastAsiaTheme="minorEastAsia"/>
                <w:noProof/>
                <w:lang w:val="it-IT" w:eastAsia="it-IT"/>
              </w:rPr>
              <w:tab/>
            </w:r>
            <w:r w:rsidR="008348C0" w:rsidRPr="00A715C7">
              <w:rPr>
                <w:rStyle w:val="Collegamentoipertestuale"/>
                <w:noProof/>
              </w:rPr>
              <w:t>Collaboration tools</w:t>
            </w:r>
            <w:r w:rsidR="008348C0">
              <w:rPr>
                <w:noProof/>
                <w:webHidden/>
              </w:rPr>
              <w:tab/>
            </w:r>
            <w:r w:rsidR="008348C0">
              <w:rPr>
                <w:noProof/>
                <w:webHidden/>
              </w:rPr>
              <w:fldChar w:fldCharType="begin"/>
            </w:r>
            <w:r w:rsidR="008348C0">
              <w:rPr>
                <w:noProof/>
                <w:webHidden/>
              </w:rPr>
              <w:instrText xml:space="preserve"> PAGEREF _Toc101342243 \h </w:instrText>
            </w:r>
            <w:r w:rsidR="008348C0">
              <w:rPr>
                <w:noProof/>
                <w:webHidden/>
              </w:rPr>
            </w:r>
            <w:r w:rsidR="008348C0">
              <w:rPr>
                <w:noProof/>
                <w:webHidden/>
              </w:rPr>
              <w:fldChar w:fldCharType="separate"/>
            </w:r>
            <w:r w:rsidR="008348C0">
              <w:rPr>
                <w:noProof/>
                <w:webHidden/>
              </w:rPr>
              <w:t>10</w:t>
            </w:r>
            <w:r w:rsidR="008348C0">
              <w:rPr>
                <w:noProof/>
                <w:webHidden/>
              </w:rPr>
              <w:fldChar w:fldCharType="end"/>
            </w:r>
          </w:hyperlink>
        </w:p>
        <w:p w14:paraId="755F339A" w14:textId="03F82224" w:rsidR="008348C0" w:rsidRDefault="00000000">
          <w:pPr>
            <w:pStyle w:val="Sommario3"/>
            <w:tabs>
              <w:tab w:val="left" w:pos="1320"/>
              <w:tab w:val="right" w:leader="dot" w:pos="9016"/>
            </w:tabs>
            <w:rPr>
              <w:rFonts w:eastAsiaTheme="minorEastAsia"/>
              <w:noProof/>
              <w:lang w:val="it-IT" w:eastAsia="it-IT"/>
            </w:rPr>
          </w:pPr>
          <w:hyperlink w:anchor="_Toc101342244" w:history="1">
            <w:r w:rsidR="008348C0" w:rsidRPr="00A715C7">
              <w:rPr>
                <w:rStyle w:val="Collegamentoipertestuale"/>
                <w:rFonts w:cs="Times New Roman"/>
                <w:noProof/>
              </w:rPr>
              <w:t>7.2.2</w:t>
            </w:r>
            <w:r w:rsidR="008348C0">
              <w:rPr>
                <w:rFonts w:eastAsiaTheme="minorEastAsia"/>
                <w:noProof/>
                <w:lang w:val="it-IT" w:eastAsia="it-IT"/>
              </w:rPr>
              <w:tab/>
            </w:r>
            <w:r w:rsidR="008348C0" w:rsidRPr="00A715C7">
              <w:rPr>
                <w:rStyle w:val="Collegamentoipertestuale"/>
                <w:noProof/>
              </w:rPr>
              <w:t>Knowledge Management</w:t>
            </w:r>
            <w:r w:rsidR="008348C0">
              <w:rPr>
                <w:noProof/>
                <w:webHidden/>
              </w:rPr>
              <w:tab/>
            </w:r>
            <w:r w:rsidR="008348C0">
              <w:rPr>
                <w:noProof/>
                <w:webHidden/>
              </w:rPr>
              <w:fldChar w:fldCharType="begin"/>
            </w:r>
            <w:r w:rsidR="008348C0">
              <w:rPr>
                <w:noProof/>
                <w:webHidden/>
              </w:rPr>
              <w:instrText xml:space="preserve"> PAGEREF _Toc101342244 \h </w:instrText>
            </w:r>
            <w:r w:rsidR="008348C0">
              <w:rPr>
                <w:noProof/>
                <w:webHidden/>
              </w:rPr>
            </w:r>
            <w:r w:rsidR="008348C0">
              <w:rPr>
                <w:noProof/>
                <w:webHidden/>
              </w:rPr>
              <w:fldChar w:fldCharType="separate"/>
            </w:r>
            <w:r w:rsidR="008348C0">
              <w:rPr>
                <w:noProof/>
                <w:webHidden/>
              </w:rPr>
              <w:t>16</w:t>
            </w:r>
            <w:r w:rsidR="008348C0">
              <w:rPr>
                <w:noProof/>
                <w:webHidden/>
              </w:rPr>
              <w:fldChar w:fldCharType="end"/>
            </w:r>
          </w:hyperlink>
        </w:p>
        <w:p w14:paraId="604B918E" w14:textId="4840B64F" w:rsidR="008348C0" w:rsidRDefault="00000000">
          <w:pPr>
            <w:pStyle w:val="Sommario3"/>
            <w:tabs>
              <w:tab w:val="left" w:pos="1320"/>
              <w:tab w:val="right" w:leader="dot" w:pos="9016"/>
            </w:tabs>
            <w:rPr>
              <w:rFonts w:eastAsiaTheme="minorEastAsia"/>
              <w:noProof/>
              <w:lang w:val="it-IT" w:eastAsia="it-IT"/>
            </w:rPr>
          </w:pPr>
          <w:hyperlink w:anchor="_Toc101342245" w:history="1">
            <w:r w:rsidR="008348C0" w:rsidRPr="00A715C7">
              <w:rPr>
                <w:rStyle w:val="Collegamentoipertestuale"/>
                <w:rFonts w:cs="Times New Roman"/>
                <w:noProof/>
              </w:rPr>
              <w:t>7.2.3</w:t>
            </w:r>
            <w:r w:rsidR="008348C0">
              <w:rPr>
                <w:rFonts w:eastAsiaTheme="minorEastAsia"/>
                <w:noProof/>
                <w:lang w:val="it-IT" w:eastAsia="it-IT"/>
              </w:rPr>
              <w:tab/>
            </w:r>
            <w:r w:rsidR="008348C0" w:rsidRPr="00A715C7">
              <w:rPr>
                <w:rStyle w:val="Collegamentoipertestuale"/>
                <w:noProof/>
              </w:rPr>
              <w:t>Catalogues</w:t>
            </w:r>
            <w:r w:rsidR="008348C0">
              <w:rPr>
                <w:noProof/>
                <w:webHidden/>
              </w:rPr>
              <w:tab/>
            </w:r>
            <w:r w:rsidR="008348C0">
              <w:rPr>
                <w:noProof/>
                <w:webHidden/>
              </w:rPr>
              <w:fldChar w:fldCharType="begin"/>
            </w:r>
            <w:r w:rsidR="008348C0">
              <w:rPr>
                <w:noProof/>
                <w:webHidden/>
              </w:rPr>
              <w:instrText xml:space="preserve"> PAGEREF _Toc101342245 \h </w:instrText>
            </w:r>
            <w:r w:rsidR="008348C0">
              <w:rPr>
                <w:noProof/>
                <w:webHidden/>
              </w:rPr>
            </w:r>
            <w:r w:rsidR="008348C0">
              <w:rPr>
                <w:noProof/>
                <w:webHidden/>
              </w:rPr>
              <w:fldChar w:fldCharType="separate"/>
            </w:r>
            <w:r w:rsidR="008348C0">
              <w:rPr>
                <w:noProof/>
                <w:webHidden/>
              </w:rPr>
              <w:t>21</w:t>
            </w:r>
            <w:r w:rsidR="008348C0">
              <w:rPr>
                <w:noProof/>
                <w:webHidden/>
              </w:rPr>
              <w:fldChar w:fldCharType="end"/>
            </w:r>
          </w:hyperlink>
        </w:p>
        <w:p w14:paraId="4E1BE31B" w14:textId="71492A86" w:rsidR="008348C0" w:rsidRDefault="00000000">
          <w:pPr>
            <w:pStyle w:val="Sommario3"/>
            <w:tabs>
              <w:tab w:val="left" w:pos="1320"/>
              <w:tab w:val="right" w:leader="dot" w:pos="9016"/>
            </w:tabs>
            <w:rPr>
              <w:rFonts w:eastAsiaTheme="minorEastAsia"/>
              <w:noProof/>
              <w:lang w:val="it-IT" w:eastAsia="it-IT"/>
            </w:rPr>
          </w:pPr>
          <w:hyperlink w:anchor="_Toc101342246" w:history="1">
            <w:r w:rsidR="008348C0" w:rsidRPr="00A715C7">
              <w:rPr>
                <w:rStyle w:val="Collegamentoipertestuale"/>
                <w:rFonts w:cs="Times New Roman"/>
                <w:noProof/>
              </w:rPr>
              <w:t>7.2.4</w:t>
            </w:r>
            <w:r w:rsidR="008348C0">
              <w:rPr>
                <w:rFonts w:eastAsiaTheme="minorEastAsia"/>
                <w:noProof/>
                <w:lang w:val="it-IT" w:eastAsia="it-IT"/>
              </w:rPr>
              <w:tab/>
            </w:r>
            <w:r w:rsidR="008348C0" w:rsidRPr="00A715C7">
              <w:rPr>
                <w:rStyle w:val="Collegamentoipertestuale"/>
                <w:noProof/>
              </w:rPr>
              <w:t>Innovation Space</w:t>
            </w:r>
            <w:r w:rsidR="008348C0">
              <w:rPr>
                <w:noProof/>
                <w:webHidden/>
              </w:rPr>
              <w:tab/>
            </w:r>
            <w:r w:rsidR="008348C0">
              <w:rPr>
                <w:noProof/>
                <w:webHidden/>
              </w:rPr>
              <w:fldChar w:fldCharType="begin"/>
            </w:r>
            <w:r w:rsidR="008348C0">
              <w:rPr>
                <w:noProof/>
                <w:webHidden/>
              </w:rPr>
              <w:instrText xml:space="preserve"> PAGEREF _Toc101342246 \h </w:instrText>
            </w:r>
            <w:r w:rsidR="008348C0">
              <w:rPr>
                <w:noProof/>
                <w:webHidden/>
              </w:rPr>
            </w:r>
            <w:r w:rsidR="008348C0">
              <w:rPr>
                <w:noProof/>
                <w:webHidden/>
              </w:rPr>
              <w:fldChar w:fldCharType="separate"/>
            </w:r>
            <w:r w:rsidR="008348C0">
              <w:rPr>
                <w:noProof/>
                <w:webHidden/>
              </w:rPr>
              <w:t>21</w:t>
            </w:r>
            <w:r w:rsidR="008348C0">
              <w:rPr>
                <w:noProof/>
                <w:webHidden/>
              </w:rPr>
              <w:fldChar w:fldCharType="end"/>
            </w:r>
          </w:hyperlink>
        </w:p>
        <w:p w14:paraId="08CA302C" w14:textId="1EE45994" w:rsidR="00407311" w:rsidRDefault="00A56C8B">
          <w:r>
            <w:rPr>
              <w:b/>
              <w:bCs/>
              <w:noProof/>
            </w:rPr>
            <w:fldChar w:fldCharType="end"/>
          </w:r>
        </w:p>
      </w:sdtContent>
    </w:sdt>
    <w:p w14:paraId="4FA6C799" w14:textId="77777777" w:rsidR="00407311" w:rsidRDefault="00407311" w:rsidP="003F6AF9">
      <w:pPr>
        <w:jc w:val="both"/>
      </w:pPr>
    </w:p>
    <w:p w14:paraId="4C441A96" w14:textId="77777777" w:rsidR="00F37BDB" w:rsidRDefault="00F37BDB" w:rsidP="003F6AF9">
      <w:pPr>
        <w:jc w:val="both"/>
      </w:pPr>
    </w:p>
    <w:p w14:paraId="6BBCDCCF" w14:textId="77777777" w:rsidR="00407311" w:rsidRDefault="00407311">
      <w:pPr>
        <w:rPr>
          <w:rFonts w:ascii="Calibri" w:eastAsia="Times New Roman" w:hAnsi="Calibri" w:cs="Arial"/>
          <w:b/>
          <w:bCs/>
          <w:kern w:val="32"/>
          <w:sz w:val="24"/>
          <w:szCs w:val="32"/>
          <w:lang w:val="en-GB" w:eastAsia="en-GB"/>
        </w:rPr>
      </w:pPr>
      <w:r>
        <w:br w:type="page"/>
      </w:r>
    </w:p>
    <w:p w14:paraId="3D523FD5" w14:textId="77777777" w:rsidR="0005379B" w:rsidRDefault="0005379B" w:rsidP="0005379B">
      <w:pPr>
        <w:pStyle w:val="Titolo1"/>
        <w:numPr>
          <w:ilvl w:val="0"/>
          <w:numId w:val="1"/>
        </w:numPr>
        <w:jc w:val="both"/>
      </w:pPr>
      <w:bookmarkStart w:id="0" w:name="_Toc101342231"/>
      <w:r>
        <w:lastRenderedPageBreak/>
        <w:t>Acronyms</w:t>
      </w:r>
      <w:bookmarkEnd w:id="0"/>
    </w:p>
    <w:p w14:paraId="1767A393" w14:textId="77777777" w:rsidR="0005379B" w:rsidRDefault="0005379B" w:rsidP="0005379B">
      <w:pPr>
        <w:rPr>
          <w:lang w:val="en-GB" w:eastAsia="en-GB"/>
        </w:rPr>
      </w:pPr>
    </w:p>
    <w:tbl>
      <w:tblPr>
        <w:tblStyle w:val="Grigliatabella"/>
        <w:tblW w:w="0" w:type="auto"/>
        <w:jc w:val="center"/>
        <w:tblLook w:val="04A0" w:firstRow="1" w:lastRow="0" w:firstColumn="1" w:lastColumn="0" w:noHBand="0" w:noVBand="1"/>
      </w:tblPr>
      <w:tblGrid>
        <w:gridCol w:w="4508"/>
        <w:gridCol w:w="4508"/>
      </w:tblGrid>
      <w:tr w:rsidR="0022496D" w14:paraId="4FDDF2B3" w14:textId="77777777" w:rsidTr="0005379B">
        <w:trPr>
          <w:jc w:val="center"/>
        </w:trPr>
        <w:tc>
          <w:tcPr>
            <w:tcW w:w="4508" w:type="dxa"/>
          </w:tcPr>
          <w:p w14:paraId="2F2F3823" w14:textId="173FEC6E" w:rsidR="0022496D" w:rsidRDefault="0016706F" w:rsidP="0022496D">
            <w:pPr>
              <w:rPr>
                <w:lang w:val="en-GB" w:eastAsia="en-GB"/>
              </w:rPr>
            </w:pPr>
            <w:r>
              <w:rPr>
                <w:lang w:val="en-GB" w:eastAsia="en-GB"/>
              </w:rPr>
              <w:t>ACS</w:t>
            </w:r>
          </w:p>
        </w:tc>
        <w:tc>
          <w:tcPr>
            <w:tcW w:w="4508" w:type="dxa"/>
          </w:tcPr>
          <w:p w14:paraId="41896B16" w14:textId="6DA11BA9" w:rsidR="0022496D" w:rsidRDefault="0016706F" w:rsidP="0022496D">
            <w:pPr>
              <w:rPr>
                <w:lang w:val="en-GB" w:eastAsia="en-GB"/>
              </w:rPr>
            </w:pPr>
            <w:r>
              <w:rPr>
                <w:lang w:val="en-GB"/>
              </w:rPr>
              <w:t>Access Control Server</w:t>
            </w:r>
          </w:p>
        </w:tc>
      </w:tr>
      <w:tr w:rsidR="0016706F" w14:paraId="72A0B1CA" w14:textId="77777777" w:rsidTr="0005379B">
        <w:trPr>
          <w:jc w:val="center"/>
        </w:trPr>
        <w:tc>
          <w:tcPr>
            <w:tcW w:w="4508" w:type="dxa"/>
          </w:tcPr>
          <w:p w14:paraId="49553625" w14:textId="24EF39A5" w:rsidR="0016706F" w:rsidRPr="00841B4C" w:rsidRDefault="0016706F" w:rsidP="0016706F">
            <w:pPr>
              <w:rPr>
                <w:lang w:val="en-GB" w:eastAsia="en-GB"/>
              </w:rPr>
            </w:pPr>
            <w:r>
              <w:rPr>
                <w:lang w:val="en-GB" w:eastAsia="en-GB"/>
              </w:rPr>
              <w:t>CMS</w:t>
            </w:r>
          </w:p>
        </w:tc>
        <w:tc>
          <w:tcPr>
            <w:tcW w:w="4508" w:type="dxa"/>
          </w:tcPr>
          <w:p w14:paraId="650B03E1" w14:textId="2A78ACC9" w:rsidR="0016706F" w:rsidRDefault="0016706F" w:rsidP="0016706F">
            <w:pPr>
              <w:rPr>
                <w:lang w:val="en-GB"/>
              </w:rPr>
            </w:pPr>
            <w:r>
              <w:rPr>
                <w:lang w:val="en-GB"/>
              </w:rPr>
              <w:t>Catalogues Management System</w:t>
            </w:r>
          </w:p>
        </w:tc>
      </w:tr>
      <w:tr w:rsidR="0016706F" w14:paraId="621B59AA" w14:textId="77777777" w:rsidTr="0005379B">
        <w:trPr>
          <w:jc w:val="center"/>
        </w:trPr>
        <w:tc>
          <w:tcPr>
            <w:tcW w:w="4508" w:type="dxa"/>
          </w:tcPr>
          <w:p w14:paraId="47FD4450" w14:textId="1BB44BDC" w:rsidR="0016706F" w:rsidRDefault="0016706F" w:rsidP="0016706F">
            <w:pPr>
              <w:rPr>
                <w:lang w:val="en-GB" w:eastAsia="en-GB"/>
              </w:rPr>
            </w:pPr>
            <w:r w:rsidRPr="00841B4C">
              <w:rPr>
                <w:lang w:val="en-GB"/>
              </w:rPr>
              <w:t>DYMER</w:t>
            </w:r>
          </w:p>
        </w:tc>
        <w:tc>
          <w:tcPr>
            <w:tcW w:w="4508" w:type="dxa"/>
          </w:tcPr>
          <w:p w14:paraId="5A3298C3" w14:textId="13BB1474" w:rsidR="0016706F" w:rsidRDefault="0016706F" w:rsidP="0016706F">
            <w:pPr>
              <w:rPr>
                <w:lang w:val="en-GB" w:eastAsia="en-GB"/>
              </w:rPr>
            </w:pPr>
            <w:proofErr w:type="spellStart"/>
            <w:r>
              <w:rPr>
                <w:lang w:val="en-GB"/>
              </w:rPr>
              <w:t>DYnamic</w:t>
            </w:r>
            <w:proofErr w:type="spellEnd"/>
            <w:r>
              <w:rPr>
                <w:lang w:val="en-GB"/>
              </w:rPr>
              <w:t xml:space="preserve"> Information </w:t>
            </w:r>
            <w:proofErr w:type="spellStart"/>
            <w:r>
              <w:rPr>
                <w:lang w:val="en-GB"/>
              </w:rPr>
              <w:t>ModElling</w:t>
            </w:r>
            <w:proofErr w:type="spellEnd"/>
            <w:r>
              <w:rPr>
                <w:lang w:val="en-GB"/>
              </w:rPr>
              <w:t xml:space="preserve"> &amp; Rendering</w:t>
            </w:r>
          </w:p>
        </w:tc>
      </w:tr>
      <w:tr w:rsidR="00E54735" w14:paraId="02AE7143" w14:textId="77777777" w:rsidTr="0005379B">
        <w:trPr>
          <w:jc w:val="center"/>
        </w:trPr>
        <w:tc>
          <w:tcPr>
            <w:tcW w:w="4508" w:type="dxa"/>
          </w:tcPr>
          <w:p w14:paraId="4C7B7361" w14:textId="09F5BBD4" w:rsidR="00E54735" w:rsidRPr="00841B4C" w:rsidRDefault="00E54735" w:rsidP="0016706F">
            <w:pPr>
              <w:rPr>
                <w:lang w:val="en-GB"/>
              </w:rPr>
            </w:pPr>
            <w:r>
              <w:rPr>
                <w:lang w:val="en-GB"/>
              </w:rPr>
              <w:t>IDM</w:t>
            </w:r>
          </w:p>
        </w:tc>
        <w:tc>
          <w:tcPr>
            <w:tcW w:w="4508" w:type="dxa"/>
          </w:tcPr>
          <w:p w14:paraId="37062B0D" w14:textId="119FA90A" w:rsidR="00E54735" w:rsidRDefault="00E54735" w:rsidP="0016706F">
            <w:pPr>
              <w:rPr>
                <w:lang w:val="en-GB"/>
              </w:rPr>
            </w:pPr>
            <w:r>
              <w:rPr>
                <w:lang w:val="en-GB"/>
              </w:rPr>
              <w:t>Identity Management</w:t>
            </w:r>
          </w:p>
        </w:tc>
      </w:tr>
      <w:tr w:rsidR="0016706F" w14:paraId="5C16498D" w14:textId="77777777" w:rsidTr="0005379B">
        <w:trPr>
          <w:jc w:val="center"/>
        </w:trPr>
        <w:tc>
          <w:tcPr>
            <w:tcW w:w="4508" w:type="dxa"/>
          </w:tcPr>
          <w:p w14:paraId="4E4BAD04" w14:textId="0B0C5E1E" w:rsidR="0016706F" w:rsidRDefault="0016706F" w:rsidP="0016706F">
            <w:pPr>
              <w:rPr>
                <w:lang w:val="en-GB" w:eastAsia="en-GB"/>
              </w:rPr>
            </w:pPr>
            <w:r>
              <w:rPr>
                <w:lang w:val="en-GB"/>
              </w:rPr>
              <w:t xml:space="preserve">SOCS </w:t>
            </w:r>
          </w:p>
        </w:tc>
        <w:tc>
          <w:tcPr>
            <w:tcW w:w="4508" w:type="dxa"/>
          </w:tcPr>
          <w:p w14:paraId="48395FA0" w14:textId="74834C4F" w:rsidR="0016706F" w:rsidRDefault="0016706F" w:rsidP="0016706F">
            <w:pPr>
              <w:rPr>
                <w:lang w:val="en-GB" w:eastAsia="en-GB"/>
              </w:rPr>
            </w:pPr>
            <w:r w:rsidRPr="00841111">
              <w:rPr>
                <w:lang w:val="en-GB" w:eastAsia="en-GB"/>
              </w:rPr>
              <w:t>STAKEHOLDERS OPEN COLLABORATION SPACE</w:t>
            </w:r>
          </w:p>
        </w:tc>
      </w:tr>
      <w:tr w:rsidR="0022496D" w14:paraId="09C6D222" w14:textId="77777777" w:rsidTr="0005379B">
        <w:trPr>
          <w:jc w:val="center"/>
        </w:trPr>
        <w:tc>
          <w:tcPr>
            <w:tcW w:w="4508" w:type="dxa"/>
          </w:tcPr>
          <w:p w14:paraId="5E108A8D" w14:textId="77777777" w:rsidR="0022496D" w:rsidRDefault="0022496D" w:rsidP="0022496D">
            <w:pPr>
              <w:rPr>
                <w:lang w:val="en-GB" w:eastAsia="en-GB"/>
              </w:rPr>
            </w:pPr>
          </w:p>
        </w:tc>
        <w:tc>
          <w:tcPr>
            <w:tcW w:w="4508" w:type="dxa"/>
          </w:tcPr>
          <w:p w14:paraId="3BA02561" w14:textId="77777777" w:rsidR="0022496D" w:rsidRDefault="0022496D" w:rsidP="0022496D">
            <w:pPr>
              <w:rPr>
                <w:lang w:val="en-GB" w:eastAsia="en-GB"/>
              </w:rPr>
            </w:pPr>
          </w:p>
        </w:tc>
      </w:tr>
      <w:tr w:rsidR="0022496D" w14:paraId="437ADAB8" w14:textId="77777777" w:rsidTr="0005379B">
        <w:trPr>
          <w:jc w:val="center"/>
        </w:trPr>
        <w:tc>
          <w:tcPr>
            <w:tcW w:w="4508" w:type="dxa"/>
          </w:tcPr>
          <w:p w14:paraId="2B78184D" w14:textId="77777777" w:rsidR="0022496D" w:rsidRDefault="0022496D" w:rsidP="0022496D">
            <w:pPr>
              <w:rPr>
                <w:lang w:val="en-GB" w:eastAsia="en-GB"/>
              </w:rPr>
            </w:pPr>
          </w:p>
        </w:tc>
        <w:tc>
          <w:tcPr>
            <w:tcW w:w="4508" w:type="dxa"/>
          </w:tcPr>
          <w:p w14:paraId="3949136C" w14:textId="77777777" w:rsidR="0022496D" w:rsidRDefault="0022496D" w:rsidP="0022496D">
            <w:pPr>
              <w:rPr>
                <w:lang w:val="en-GB" w:eastAsia="en-GB"/>
              </w:rPr>
            </w:pPr>
          </w:p>
        </w:tc>
      </w:tr>
      <w:tr w:rsidR="0022496D" w14:paraId="4AD67A2F" w14:textId="77777777" w:rsidTr="0005379B">
        <w:trPr>
          <w:jc w:val="center"/>
        </w:trPr>
        <w:tc>
          <w:tcPr>
            <w:tcW w:w="4508" w:type="dxa"/>
          </w:tcPr>
          <w:p w14:paraId="5B259F6E" w14:textId="77777777" w:rsidR="0022496D" w:rsidRDefault="0022496D" w:rsidP="0022496D">
            <w:pPr>
              <w:rPr>
                <w:lang w:val="en-GB" w:eastAsia="en-GB"/>
              </w:rPr>
            </w:pPr>
          </w:p>
        </w:tc>
        <w:tc>
          <w:tcPr>
            <w:tcW w:w="4508" w:type="dxa"/>
          </w:tcPr>
          <w:p w14:paraId="4D622FF4" w14:textId="77777777" w:rsidR="0022496D" w:rsidRDefault="0022496D" w:rsidP="0022496D">
            <w:pPr>
              <w:rPr>
                <w:lang w:val="en-GB" w:eastAsia="en-GB"/>
              </w:rPr>
            </w:pPr>
          </w:p>
        </w:tc>
      </w:tr>
      <w:tr w:rsidR="0022496D" w14:paraId="7DA8FE14" w14:textId="77777777" w:rsidTr="0005379B">
        <w:trPr>
          <w:jc w:val="center"/>
        </w:trPr>
        <w:tc>
          <w:tcPr>
            <w:tcW w:w="4508" w:type="dxa"/>
          </w:tcPr>
          <w:p w14:paraId="211A2F0C" w14:textId="77777777" w:rsidR="0022496D" w:rsidRDefault="0022496D" w:rsidP="0022496D">
            <w:pPr>
              <w:rPr>
                <w:lang w:val="en-GB" w:eastAsia="en-GB"/>
              </w:rPr>
            </w:pPr>
          </w:p>
        </w:tc>
        <w:tc>
          <w:tcPr>
            <w:tcW w:w="4508" w:type="dxa"/>
          </w:tcPr>
          <w:p w14:paraId="048BAE43" w14:textId="77777777" w:rsidR="0022496D" w:rsidRDefault="0022496D" w:rsidP="0022496D">
            <w:pPr>
              <w:rPr>
                <w:lang w:val="en-GB" w:eastAsia="en-GB"/>
              </w:rPr>
            </w:pPr>
          </w:p>
        </w:tc>
      </w:tr>
      <w:tr w:rsidR="0022496D" w14:paraId="4E121255" w14:textId="77777777" w:rsidTr="0005379B">
        <w:trPr>
          <w:jc w:val="center"/>
        </w:trPr>
        <w:tc>
          <w:tcPr>
            <w:tcW w:w="4508" w:type="dxa"/>
          </w:tcPr>
          <w:p w14:paraId="572838E1" w14:textId="77777777" w:rsidR="0022496D" w:rsidRDefault="0022496D" w:rsidP="0022496D">
            <w:pPr>
              <w:rPr>
                <w:lang w:val="en-GB" w:eastAsia="en-GB"/>
              </w:rPr>
            </w:pPr>
          </w:p>
        </w:tc>
        <w:tc>
          <w:tcPr>
            <w:tcW w:w="4508" w:type="dxa"/>
          </w:tcPr>
          <w:p w14:paraId="3D1AF411" w14:textId="77777777" w:rsidR="0022496D" w:rsidRDefault="0022496D" w:rsidP="0022496D">
            <w:pPr>
              <w:rPr>
                <w:lang w:val="en-GB" w:eastAsia="en-GB"/>
              </w:rPr>
            </w:pPr>
          </w:p>
        </w:tc>
      </w:tr>
    </w:tbl>
    <w:p w14:paraId="26561EC6" w14:textId="77777777" w:rsidR="0005379B" w:rsidRDefault="0005379B" w:rsidP="003F6AF9">
      <w:pPr>
        <w:jc w:val="both"/>
        <w:rPr>
          <w:lang w:val="en-GB" w:eastAsia="en-GB"/>
        </w:rPr>
      </w:pPr>
    </w:p>
    <w:p w14:paraId="50E747E1" w14:textId="77777777" w:rsidR="009A2DD8" w:rsidRDefault="009A2DD8" w:rsidP="003F6AF9">
      <w:pPr>
        <w:pStyle w:val="Titolo1"/>
        <w:jc w:val="both"/>
      </w:pPr>
      <w:bookmarkStart w:id="1" w:name="_Toc101342232"/>
      <w:r>
        <w:t>List of Authors</w:t>
      </w:r>
      <w:bookmarkEnd w:id="1"/>
    </w:p>
    <w:tbl>
      <w:tblPr>
        <w:tblStyle w:val="Grigliatabella"/>
        <w:tblW w:w="0" w:type="auto"/>
        <w:tblLook w:val="04A0" w:firstRow="1" w:lastRow="0" w:firstColumn="1" w:lastColumn="0" w:noHBand="0" w:noVBand="1"/>
      </w:tblPr>
      <w:tblGrid>
        <w:gridCol w:w="4508"/>
        <w:gridCol w:w="4508"/>
      </w:tblGrid>
      <w:tr w:rsidR="009A2DD8" w14:paraId="1A792D53" w14:textId="77777777" w:rsidTr="009A2DD8">
        <w:tc>
          <w:tcPr>
            <w:tcW w:w="4508" w:type="dxa"/>
          </w:tcPr>
          <w:p w14:paraId="53BD542F" w14:textId="77777777" w:rsidR="009A2DD8" w:rsidRDefault="009A2DD8" w:rsidP="003F6AF9">
            <w:pPr>
              <w:jc w:val="both"/>
              <w:rPr>
                <w:lang w:val="en-GB" w:eastAsia="en-GB"/>
              </w:rPr>
            </w:pPr>
            <w:r>
              <w:rPr>
                <w:lang w:val="en-GB" w:eastAsia="en-GB"/>
              </w:rPr>
              <w:t>Company</w:t>
            </w:r>
          </w:p>
        </w:tc>
        <w:tc>
          <w:tcPr>
            <w:tcW w:w="4508" w:type="dxa"/>
          </w:tcPr>
          <w:p w14:paraId="215379ED" w14:textId="77777777" w:rsidR="009A2DD8" w:rsidRDefault="009A2DD8" w:rsidP="003F6AF9">
            <w:pPr>
              <w:jc w:val="both"/>
              <w:rPr>
                <w:lang w:val="en-GB" w:eastAsia="en-GB"/>
              </w:rPr>
            </w:pPr>
            <w:r>
              <w:rPr>
                <w:lang w:val="en-GB" w:eastAsia="en-GB"/>
              </w:rPr>
              <w:t>Author</w:t>
            </w:r>
          </w:p>
        </w:tc>
      </w:tr>
      <w:tr w:rsidR="009A2DD8" w14:paraId="47821480" w14:textId="77777777" w:rsidTr="009A2DD8">
        <w:tc>
          <w:tcPr>
            <w:tcW w:w="4508" w:type="dxa"/>
          </w:tcPr>
          <w:p w14:paraId="35CC93C8" w14:textId="777B67D2" w:rsidR="009A2DD8" w:rsidRDefault="00CD4DF2" w:rsidP="003F6AF9">
            <w:pPr>
              <w:jc w:val="both"/>
              <w:rPr>
                <w:lang w:val="en-GB" w:eastAsia="en-GB"/>
              </w:rPr>
            </w:pPr>
            <w:r>
              <w:rPr>
                <w:lang w:val="en-GB" w:eastAsia="en-GB"/>
              </w:rPr>
              <w:t>ENG</w:t>
            </w:r>
          </w:p>
        </w:tc>
        <w:tc>
          <w:tcPr>
            <w:tcW w:w="4508" w:type="dxa"/>
          </w:tcPr>
          <w:p w14:paraId="044E3634" w14:textId="0B4F1B6F" w:rsidR="009A2DD8" w:rsidRDefault="00CD4DF2" w:rsidP="003F6AF9">
            <w:pPr>
              <w:jc w:val="both"/>
              <w:rPr>
                <w:lang w:val="en-GB" w:eastAsia="en-GB"/>
              </w:rPr>
            </w:pPr>
            <w:r>
              <w:rPr>
                <w:lang w:val="en-GB" w:eastAsia="en-GB"/>
              </w:rPr>
              <w:t>Francesca Cantore</w:t>
            </w:r>
            <w:r w:rsidR="006C5822">
              <w:rPr>
                <w:lang w:val="en-GB" w:eastAsia="en-GB"/>
              </w:rPr>
              <w:t>, Antonio Caruso</w:t>
            </w:r>
          </w:p>
        </w:tc>
      </w:tr>
      <w:tr w:rsidR="009A2DD8" w14:paraId="510E5425" w14:textId="77777777" w:rsidTr="009A2DD8">
        <w:tc>
          <w:tcPr>
            <w:tcW w:w="4508" w:type="dxa"/>
          </w:tcPr>
          <w:p w14:paraId="64594166" w14:textId="77777777" w:rsidR="009A2DD8" w:rsidRDefault="009A2DD8" w:rsidP="003F6AF9">
            <w:pPr>
              <w:jc w:val="both"/>
              <w:rPr>
                <w:lang w:val="en-GB" w:eastAsia="en-GB"/>
              </w:rPr>
            </w:pPr>
          </w:p>
        </w:tc>
        <w:tc>
          <w:tcPr>
            <w:tcW w:w="4508" w:type="dxa"/>
          </w:tcPr>
          <w:p w14:paraId="4F2ECA29" w14:textId="77777777" w:rsidR="009A2DD8" w:rsidRDefault="009A2DD8" w:rsidP="003F6AF9">
            <w:pPr>
              <w:jc w:val="both"/>
              <w:rPr>
                <w:lang w:val="en-GB" w:eastAsia="en-GB"/>
              </w:rPr>
            </w:pPr>
          </w:p>
        </w:tc>
      </w:tr>
      <w:tr w:rsidR="009A2DD8" w14:paraId="07E75D36" w14:textId="77777777" w:rsidTr="009A2DD8">
        <w:tc>
          <w:tcPr>
            <w:tcW w:w="4508" w:type="dxa"/>
          </w:tcPr>
          <w:p w14:paraId="2DBEF3B2" w14:textId="77777777" w:rsidR="009A2DD8" w:rsidRDefault="009A2DD8" w:rsidP="003F6AF9">
            <w:pPr>
              <w:jc w:val="both"/>
              <w:rPr>
                <w:lang w:val="en-GB" w:eastAsia="en-GB"/>
              </w:rPr>
            </w:pPr>
          </w:p>
        </w:tc>
        <w:tc>
          <w:tcPr>
            <w:tcW w:w="4508" w:type="dxa"/>
          </w:tcPr>
          <w:p w14:paraId="1197CEDB" w14:textId="77777777" w:rsidR="009A2DD8" w:rsidRDefault="009A2DD8" w:rsidP="003F6AF9">
            <w:pPr>
              <w:jc w:val="both"/>
              <w:rPr>
                <w:lang w:val="en-GB" w:eastAsia="en-GB"/>
              </w:rPr>
            </w:pPr>
          </w:p>
        </w:tc>
      </w:tr>
      <w:tr w:rsidR="0005379B" w14:paraId="10E120A9" w14:textId="77777777" w:rsidTr="009A2DD8">
        <w:tc>
          <w:tcPr>
            <w:tcW w:w="4508" w:type="dxa"/>
          </w:tcPr>
          <w:p w14:paraId="51EF9631" w14:textId="77777777" w:rsidR="0005379B" w:rsidRDefault="0005379B" w:rsidP="003F6AF9">
            <w:pPr>
              <w:jc w:val="both"/>
              <w:rPr>
                <w:lang w:val="en-GB" w:eastAsia="en-GB"/>
              </w:rPr>
            </w:pPr>
          </w:p>
        </w:tc>
        <w:tc>
          <w:tcPr>
            <w:tcW w:w="4508" w:type="dxa"/>
          </w:tcPr>
          <w:p w14:paraId="6F61AAC4" w14:textId="77777777" w:rsidR="0005379B" w:rsidRDefault="0005379B" w:rsidP="003F6AF9">
            <w:pPr>
              <w:jc w:val="both"/>
              <w:rPr>
                <w:lang w:val="en-GB" w:eastAsia="en-GB"/>
              </w:rPr>
            </w:pPr>
          </w:p>
        </w:tc>
      </w:tr>
      <w:tr w:rsidR="0005379B" w14:paraId="42AF6A7F" w14:textId="77777777" w:rsidTr="009A2DD8">
        <w:tc>
          <w:tcPr>
            <w:tcW w:w="4508" w:type="dxa"/>
          </w:tcPr>
          <w:p w14:paraId="27AEA5D3" w14:textId="77777777" w:rsidR="0005379B" w:rsidRDefault="0005379B" w:rsidP="003F6AF9">
            <w:pPr>
              <w:jc w:val="both"/>
              <w:rPr>
                <w:lang w:val="en-GB" w:eastAsia="en-GB"/>
              </w:rPr>
            </w:pPr>
          </w:p>
        </w:tc>
        <w:tc>
          <w:tcPr>
            <w:tcW w:w="4508" w:type="dxa"/>
          </w:tcPr>
          <w:p w14:paraId="721C4C7E" w14:textId="77777777" w:rsidR="0005379B" w:rsidRDefault="0005379B" w:rsidP="003F6AF9">
            <w:pPr>
              <w:jc w:val="both"/>
              <w:rPr>
                <w:lang w:val="en-GB" w:eastAsia="en-GB"/>
              </w:rPr>
            </w:pPr>
          </w:p>
        </w:tc>
      </w:tr>
    </w:tbl>
    <w:p w14:paraId="5E955331" w14:textId="77777777" w:rsidR="009A2DD8" w:rsidRDefault="009A2DD8" w:rsidP="003F6AF9">
      <w:pPr>
        <w:pStyle w:val="Titolo1"/>
        <w:jc w:val="both"/>
      </w:pPr>
      <w:bookmarkStart w:id="2" w:name="_Toc101342233"/>
      <w:r>
        <w:t>Introduction</w:t>
      </w:r>
      <w:bookmarkEnd w:id="2"/>
    </w:p>
    <w:p w14:paraId="5BEFA0AA" w14:textId="66EF07A3" w:rsidR="002C2281" w:rsidRPr="00653BFD" w:rsidRDefault="004E2721" w:rsidP="002C2281">
      <w:pPr>
        <w:jc w:val="both"/>
        <w:rPr>
          <w:lang w:val="es-ES_tradnl" w:eastAsia="es-ES"/>
        </w:rPr>
      </w:pPr>
      <w:proofErr w:type="spellStart"/>
      <w:r w:rsidRPr="004E2721">
        <w:rPr>
          <w:lang w:val="es-ES_tradnl" w:eastAsia="es-ES"/>
        </w:rPr>
        <w:t>This</w:t>
      </w:r>
      <w:proofErr w:type="spellEnd"/>
      <w:r w:rsidRPr="004E2721">
        <w:rPr>
          <w:lang w:val="es-ES_tradnl" w:eastAsia="es-ES"/>
        </w:rPr>
        <w:t xml:space="preserve"> guide </w:t>
      </w:r>
      <w:proofErr w:type="spellStart"/>
      <w:r w:rsidRPr="004E2721">
        <w:rPr>
          <w:lang w:val="es-ES_tradnl" w:eastAsia="es-ES"/>
        </w:rPr>
        <w:t>is</w:t>
      </w:r>
      <w:proofErr w:type="spellEnd"/>
      <w:r w:rsidRPr="004E2721">
        <w:rPr>
          <w:lang w:val="es-ES_tradnl" w:eastAsia="es-ES"/>
        </w:rPr>
        <w:t xml:space="preserve"> </w:t>
      </w:r>
      <w:proofErr w:type="spellStart"/>
      <w:r w:rsidRPr="004E2721">
        <w:rPr>
          <w:lang w:val="es-ES_tradnl" w:eastAsia="es-ES"/>
        </w:rPr>
        <w:t>intended</w:t>
      </w:r>
      <w:proofErr w:type="spellEnd"/>
      <w:r w:rsidRPr="004E2721">
        <w:rPr>
          <w:lang w:val="es-ES_tradnl" w:eastAsia="es-ES"/>
        </w:rPr>
        <w:t xml:space="preserve"> to introduce </w:t>
      </w:r>
      <w:proofErr w:type="spellStart"/>
      <w:r w:rsidRPr="004E2721">
        <w:rPr>
          <w:lang w:val="es-ES_tradnl" w:eastAsia="es-ES"/>
        </w:rPr>
        <w:t>you</w:t>
      </w:r>
      <w:proofErr w:type="spellEnd"/>
      <w:r w:rsidRPr="004E2721">
        <w:rPr>
          <w:lang w:val="es-ES_tradnl" w:eastAsia="es-ES"/>
        </w:rPr>
        <w:t xml:space="preserve"> to </w:t>
      </w:r>
      <w:proofErr w:type="spellStart"/>
      <w:r w:rsidRPr="004E2721">
        <w:rPr>
          <w:lang w:val="es-ES_tradnl" w:eastAsia="es-ES"/>
        </w:rPr>
        <w:t>the</w:t>
      </w:r>
      <w:proofErr w:type="spellEnd"/>
      <w:r w:rsidRPr="004E2721">
        <w:rPr>
          <w:lang w:val="es-ES_tradnl" w:eastAsia="es-ES"/>
        </w:rPr>
        <w:t xml:space="preserve"> </w:t>
      </w:r>
      <w:proofErr w:type="spellStart"/>
      <w:r w:rsidRPr="004E2721">
        <w:rPr>
          <w:lang w:val="es-ES_tradnl" w:eastAsia="es-ES"/>
        </w:rPr>
        <w:t>basics</w:t>
      </w:r>
      <w:proofErr w:type="spellEnd"/>
      <w:r w:rsidRPr="004E2721">
        <w:rPr>
          <w:lang w:val="es-ES_tradnl" w:eastAsia="es-ES"/>
        </w:rPr>
        <w:t xml:space="preserve"> </w:t>
      </w:r>
      <w:proofErr w:type="spellStart"/>
      <w:r w:rsidRPr="004E2721">
        <w:rPr>
          <w:lang w:val="es-ES_tradnl" w:eastAsia="es-ES"/>
        </w:rPr>
        <w:t>of</w:t>
      </w:r>
      <w:proofErr w:type="spellEnd"/>
      <w:r w:rsidRPr="004E2721">
        <w:rPr>
          <w:lang w:val="es-ES_tradnl" w:eastAsia="es-ES"/>
        </w:rPr>
        <w:t xml:space="preserve"> </w:t>
      </w:r>
      <w:proofErr w:type="spellStart"/>
      <w:r w:rsidRPr="004E2721">
        <w:rPr>
          <w:lang w:val="es-ES_tradnl" w:eastAsia="es-ES"/>
        </w:rPr>
        <w:t>the</w:t>
      </w:r>
      <w:proofErr w:type="spellEnd"/>
      <w:r w:rsidRPr="004E2721">
        <w:rPr>
          <w:lang w:val="es-ES_tradnl" w:eastAsia="es-ES"/>
        </w:rPr>
        <w:t xml:space="preserve"> SOCS </w:t>
      </w:r>
      <w:proofErr w:type="spellStart"/>
      <w:r w:rsidRPr="004E2721">
        <w:rPr>
          <w:lang w:val="es-ES_tradnl" w:eastAsia="es-ES"/>
        </w:rPr>
        <w:t>platform</w:t>
      </w:r>
      <w:proofErr w:type="spellEnd"/>
      <w:r w:rsidRPr="004E2721">
        <w:rPr>
          <w:lang w:val="es-ES_tradnl" w:eastAsia="es-ES"/>
        </w:rPr>
        <w:t>.</w:t>
      </w:r>
    </w:p>
    <w:p w14:paraId="12F385E2" w14:textId="443F04F1" w:rsidR="002C2281" w:rsidRDefault="002C2281" w:rsidP="002C2281">
      <w:pPr>
        <w:jc w:val="both"/>
        <w:rPr>
          <w:lang w:val="es-ES_tradnl" w:eastAsia="es-ES"/>
        </w:rPr>
      </w:pPr>
      <w:proofErr w:type="spellStart"/>
      <w:r>
        <w:rPr>
          <w:lang w:val="es-ES_tradnl" w:eastAsia="es-ES"/>
        </w:rPr>
        <w:t>The</w:t>
      </w:r>
      <w:proofErr w:type="spellEnd"/>
      <w:r>
        <w:rPr>
          <w:lang w:val="es-ES_tradnl" w:eastAsia="es-ES"/>
        </w:rPr>
        <w:t xml:space="preserve"> </w:t>
      </w:r>
      <w:proofErr w:type="spellStart"/>
      <w:r>
        <w:rPr>
          <w:lang w:val="es-ES_tradnl" w:eastAsia="es-ES"/>
        </w:rPr>
        <w:t>document</w:t>
      </w:r>
      <w:proofErr w:type="spellEnd"/>
      <w:r>
        <w:rPr>
          <w:lang w:val="es-ES_tradnl" w:eastAsia="es-ES"/>
        </w:rPr>
        <w:t xml:space="preserve"> </w:t>
      </w:r>
      <w:proofErr w:type="spellStart"/>
      <w:r w:rsidR="0060685A">
        <w:rPr>
          <w:lang w:val="es-ES_tradnl" w:eastAsia="es-ES"/>
        </w:rPr>
        <w:t>includes</w:t>
      </w:r>
      <w:proofErr w:type="spellEnd"/>
      <w:r w:rsidR="0060685A">
        <w:rPr>
          <w:lang w:val="es-ES_tradnl" w:eastAsia="es-ES"/>
        </w:rPr>
        <w:t xml:space="preserve"> </w:t>
      </w:r>
      <w:proofErr w:type="spellStart"/>
      <w:r w:rsidR="0060685A">
        <w:rPr>
          <w:lang w:val="es-ES_tradnl" w:eastAsia="es-ES"/>
        </w:rPr>
        <w:t>the</w:t>
      </w:r>
      <w:proofErr w:type="spellEnd"/>
      <w:r>
        <w:rPr>
          <w:lang w:val="es-ES_tradnl" w:eastAsia="es-ES"/>
        </w:rPr>
        <w:t xml:space="preserve"> </w:t>
      </w:r>
      <w:proofErr w:type="spellStart"/>
      <w:r>
        <w:rPr>
          <w:lang w:val="es-ES_tradnl" w:eastAsia="es-ES"/>
        </w:rPr>
        <w:t>following</w:t>
      </w:r>
      <w:proofErr w:type="spellEnd"/>
      <w:r>
        <w:rPr>
          <w:lang w:val="es-ES_tradnl" w:eastAsia="es-ES"/>
        </w:rPr>
        <w:t xml:space="preserve"> </w:t>
      </w:r>
      <w:proofErr w:type="spellStart"/>
      <w:r>
        <w:rPr>
          <w:lang w:val="es-ES_tradnl" w:eastAsia="es-ES"/>
        </w:rPr>
        <w:t>sections</w:t>
      </w:r>
      <w:proofErr w:type="spellEnd"/>
      <w:r>
        <w:rPr>
          <w:lang w:val="es-ES_tradnl" w:eastAsia="es-ES"/>
        </w:rPr>
        <w:t>:</w:t>
      </w:r>
    </w:p>
    <w:p w14:paraId="2363E6B3" w14:textId="1E142A55" w:rsidR="002C2281" w:rsidRDefault="002C2281" w:rsidP="002C2281">
      <w:pPr>
        <w:numPr>
          <w:ilvl w:val="0"/>
          <w:numId w:val="18"/>
        </w:numPr>
        <w:spacing w:after="200" w:line="276" w:lineRule="auto"/>
        <w:contextualSpacing/>
        <w:jc w:val="both"/>
        <w:rPr>
          <w:lang w:val="es-ES_tradnl" w:eastAsia="es-ES"/>
        </w:rPr>
      </w:pPr>
      <w:r>
        <w:rPr>
          <w:lang w:val="es-ES_tradnl" w:eastAsia="es-ES"/>
        </w:rPr>
        <w:t xml:space="preserve">A </w:t>
      </w:r>
      <w:proofErr w:type="spellStart"/>
      <w:r>
        <w:rPr>
          <w:lang w:val="es-ES_tradnl" w:eastAsia="es-ES"/>
        </w:rPr>
        <w:t>platform</w:t>
      </w:r>
      <w:proofErr w:type="spellEnd"/>
      <w:r>
        <w:rPr>
          <w:lang w:val="es-ES_tradnl" w:eastAsia="es-ES"/>
        </w:rPr>
        <w:t xml:space="preserve"> </w:t>
      </w:r>
      <w:proofErr w:type="spellStart"/>
      <w:r w:rsidR="0060685A">
        <w:rPr>
          <w:lang w:val="es-ES_tradnl" w:eastAsia="es-ES"/>
        </w:rPr>
        <w:t>o</w:t>
      </w:r>
      <w:r>
        <w:rPr>
          <w:lang w:val="es-ES_tradnl" w:eastAsia="es-ES"/>
        </w:rPr>
        <w:t>verview</w:t>
      </w:r>
      <w:proofErr w:type="spellEnd"/>
      <w:r>
        <w:rPr>
          <w:lang w:val="es-ES_tradnl" w:eastAsia="es-ES"/>
        </w:rPr>
        <w:t xml:space="preserve"> </w:t>
      </w:r>
      <w:proofErr w:type="spellStart"/>
      <w:r>
        <w:rPr>
          <w:lang w:val="es-ES_tradnl" w:eastAsia="es-ES"/>
        </w:rPr>
        <w:t>ai</w:t>
      </w:r>
      <w:r w:rsidRPr="00EB58DF">
        <w:rPr>
          <w:lang w:val="es-ES_tradnl" w:eastAsia="es-ES"/>
        </w:rPr>
        <w:t>ming</w:t>
      </w:r>
      <w:proofErr w:type="spellEnd"/>
      <w:r w:rsidR="0060685A">
        <w:rPr>
          <w:lang w:val="es-ES_tradnl" w:eastAsia="es-ES"/>
        </w:rPr>
        <w:t xml:space="preserve"> at</w:t>
      </w:r>
      <w:r w:rsidRPr="00EB58DF">
        <w:rPr>
          <w:lang w:val="es-ES_tradnl" w:eastAsia="es-ES"/>
        </w:rPr>
        <w:t xml:space="preserve"> </w:t>
      </w:r>
      <w:r>
        <w:rPr>
          <w:lang w:val="es-ES_tradnl" w:eastAsia="es-ES"/>
        </w:rPr>
        <w:t xml:space="preserve">describe </w:t>
      </w:r>
      <w:proofErr w:type="spellStart"/>
      <w:r>
        <w:rPr>
          <w:lang w:val="es-ES_tradnl" w:eastAsia="es-ES"/>
        </w:rPr>
        <w:t>the</w:t>
      </w:r>
      <w:proofErr w:type="spellEnd"/>
      <w:r>
        <w:rPr>
          <w:lang w:val="es-ES_tradnl" w:eastAsia="es-ES"/>
        </w:rPr>
        <w:t xml:space="preserve"> </w:t>
      </w:r>
      <w:proofErr w:type="spellStart"/>
      <w:r>
        <w:rPr>
          <w:lang w:val="es-ES_tradnl" w:eastAsia="es-ES"/>
        </w:rPr>
        <w:t>rationale</w:t>
      </w:r>
      <w:proofErr w:type="spellEnd"/>
      <w:r>
        <w:rPr>
          <w:lang w:val="es-ES_tradnl" w:eastAsia="es-ES"/>
        </w:rPr>
        <w:t xml:space="preserve"> </w:t>
      </w:r>
      <w:proofErr w:type="spellStart"/>
      <w:r>
        <w:rPr>
          <w:lang w:val="es-ES_tradnl" w:eastAsia="es-ES"/>
        </w:rPr>
        <w:t>b</w:t>
      </w:r>
      <w:r w:rsidR="0060685A">
        <w:rPr>
          <w:lang w:val="es-ES_tradnl" w:eastAsia="es-ES"/>
        </w:rPr>
        <w:t>e</w:t>
      </w:r>
      <w:r>
        <w:rPr>
          <w:lang w:val="es-ES_tradnl" w:eastAsia="es-ES"/>
        </w:rPr>
        <w:t>hind</w:t>
      </w:r>
      <w:proofErr w:type="spellEnd"/>
      <w:r>
        <w:rPr>
          <w:lang w:val="es-ES_tradnl" w:eastAsia="es-ES"/>
        </w:rPr>
        <w:t xml:space="preserve"> </w:t>
      </w:r>
      <w:proofErr w:type="spellStart"/>
      <w:r>
        <w:rPr>
          <w:lang w:val="es-ES_tradnl" w:eastAsia="es-ES"/>
        </w:rPr>
        <w:t>the</w:t>
      </w:r>
      <w:proofErr w:type="spellEnd"/>
      <w:r>
        <w:rPr>
          <w:lang w:val="es-ES_tradnl" w:eastAsia="es-ES"/>
        </w:rPr>
        <w:t xml:space="preserve"> </w:t>
      </w:r>
      <w:proofErr w:type="spellStart"/>
      <w:r>
        <w:rPr>
          <w:lang w:val="es-ES_tradnl" w:eastAsia="es-ES"/>
        </w:rPr>
        <w:t>product</w:t>
      </w:r>
      <w:proofErr w:type="spellEnd"/>
      <w:r>
        <w:rPr>
          <w:lang w:val="es-ES_tradnl" w:eastAsia="es-ES"/>
        </w:rPr>
        <w:t xml:space="preserve"> and </w:t>
      </w:r>
      <w:proofErr w:type="spellStart"/>
      <w:r>
        <w:rPr>
          <w:lang w:val="es-ES_tradnl" w:eastAsia="es-ES"/>
        </w:rPr>
        <w:t>the</w:t>
      </w:r>
      <w:proofErr w:type="spellEnd"/>
      <w:r>
        <w:rPr>
          <w:lang w:val="es-ES_tradnl" w:eastAsia="es-ES"/>
        </w:rPr>
        <w:t xml:space="preserve"> </w:t>
      </w:r>
      <w:proofErr w:type="spellStart"/>
      <w:r>
        <w:rPr>
          <w:lang w:val="es-ES_tradnl" w:eastAsia="es-ES"/>
        </w:rPr>
        <w:t>approach</w:t>
      </w:r>
      <w:proofErr w:type="spellEnd"/>
      <w:r>
        <w:rPr>
          <w:lang w:val="es-ES_tradnl" w:eastAsia="es-ES"/>
        </w:rPr>
        <w:t xml:space="preserve"> </w:t>
      </w:r>
      <w:proofErr w:type="spellStart"/>
      <w:r>
        <w:rPr>
          <w:lang w:val="es-ES_tradnl" w:eastAsia="es-ES"/>
        </w:rPr>
        <w:t>followed</w:t>
      </w:r>
      <w:proofErr w:type="spellEnd"/>
    </w:p>
    <w:p w14:paraId="4A963253" w14:textId="77777777" w:rsidR="002C2281" w:rsidRDefault="002C2281" w:rsidP="002C2281">
      <w:pPr>
        <w:numPr>
          <w:ilvl w:val="0"/>
          <w:numId w:val="18"/>
        </w:numPr>
        <w:spacing w:after="200" w:line="276" w:lineRule="auto"/>
        <w:contextualSpacing/>
        <w:jc w:val="both"/>
        <w:rPr>
          <w:lang w:val="es-ES_tradnl" w:eastAsia="es-ES"/>
        </w:rPr>
      </w:pPr>
      <w:r>
        <w:rPr>
          <w:lang w:val="es-ES_tradnl" w:eastAsia="es-ES"/>
        </w:rPr>
        <w:t xml:space="preserve">A </w:t>
      </w:r>
      <w:proofErr w:type="spellStart"/>
      <w:r>
        <w:rPr>
          <w:lang w:val="es-ES_tradnl" w:eastAsia="es-ES"/>
        </w:rPr>
        <w:t>section</w:t>
      </w:r>
      <w:proofErr w:type="spellEnd"/>
      <w:r>
        <w:rPr>
          <w:lang w:val="es-ES_tradnl" w:eastAsia="es-ES"/>
        </w:rPr>
        <w:t xml:space="preserve"> </w:t>
      </w:r>
      <w:proofErr w:type="spellStart"/>
      <w:r>
        <w:rPr>
          <w:lang w:val="es-ES_tradnl" w:eastAsia="es-ES"/>
        </w:rPr>
        <w:t>describing</w:t>
      </w:r>
      <w:proofErr w:type="spellEnd"/>
      <w:r>
        <w:rPr>
          <w:lang w:val="es-ES_tradnl" w:eastAsia="es-ES"/>
        </w:rPr>
        <w:t xml:space="preserve"> </w:t>
      </w:r>
      <w:proofErr w:type="spellStart"/>
      <w:r>
        <w:rPr>
          <w:lang w:val="es-ES_tradnl" w:eastAsia="es-ES"/>
        </w:rPr>
        <w:t>the</w:t>
      </w:r>
      <w:proofErr w:type="spellEnd"/>
      <w:r>
        <w:rPr>
          <w:lang w:val="es-ES_tradnl" w:eastAsia="es-ES"/>
        </w:rPr>
        <w:t xml:space="preserve"> </w:t>
      </w:r>
      <w:proofErr w:type="spellStart"/>
      <w:r>
        <w:rPr>
          <w:lang w:val="es-ES_tradnl" w:eastAsia="es-ES"/>
        </w:rPr>
        <w:t>steps</w:t>
      </w:r>
      <w:proofErr w:type="spellEnd"/>
      <w:r>
        <w:rPr>
          <w:lang w:val="es-ES_tradnl" w:eastAsia="es-ES"/>
        </w:rPr>
        <w:t xml:space="preserve"> </w:t>
      </w:r>
      <w:proofErr w:type="spellStart"/>
      <w:r>
        <w:rPr>
          <w:lang w:val="es-ES_tradnl" w:eastAsia="es-ES"/>
        </w:rPr>
        <w:t>needed</w:t>
      </w:r>
      <w:proofErr w:type="spellEnd"/>
      <w:r>
        <w:rPr>
          <w:lang w:val="es-ES_tradnl" w:eastAsia="es-ES"/>
        </w:rPr>
        <w:t xml:space="preserve"> to </w:t>
      </w:r>
      <w:proofErr w:type="spellStart"/>
      <w:r>
        <w:rPr>
          <w:lang w:val="es-ES_tradnl" w:eastAsia="es-ES"/>
        </w:rPr>
        <w:t>join</w:t>
      </w:r>
      <w:proofErr w:type="spellEnd"/>
      <w:r>
        <w:rPr>
          <w:lang w:val="es-ES_tradnl" w:eastAsia="es-ES"/>
        </w:rPr>
        <w:t xml:space="preserve"> </w:t>
      </w:r>
      <w:proofErr w:type="spellStart"/>
      <w:r>
        <w:rPr>
          <w:lang w:val="es-ES_tradnl" w:eastAsia="es-ES"/>
        </w:rPr>
        <w:t>the</w:t>
      </w:r>
      <w:proofErr w:type="spellEnd"/>
      <w:r>
        <w:rPr>
          <w:lang w:val="es-ES_tradnl" w:eastAsia="es-ES"/>
        </w:rPr>
        <w:t xml:space="preserve"> </w:t>
      </w:r>
      <w:proofErr w:type="spellStart"/>
      <w:r>
        <w:rPr>
          <w:lang w:val="es-ES_tradnl" w:eastAsia="es-ES"/>
        </w:rPr>
        <w:t>platform</w:t>
      </w:r>
      <w:proofErr w:type="spellEnd"/>
    </w:p>
    <w:p w14:paraId="7F15770F" w14:textId="77777777" w:rsidR="002C2281" w:rsidRDefault="002C2281" w:rsidP="002C2281">
      <w:pPr>
        <w:numPr>
          <w:ilvl w:val="0"/>
          <w:numId w:val="18"/>
        </w:numPr>
        <w:spacing w:after="200" w:line="276" w:lineRule="auto"/>
        <w:contextualSpacing/>
        <w:jc w:val="both"/>
        <w:rPr>
          <w:lang w:val="es-ES_tradnl" w:eastAsia="es-ES"/>
        </w:rPr>
      </w:pPr>
      <w:r>
        <w:rPr>
          <w:lang w:val="es-ES_tradnl" w:eastAsia="es-ES"/>
        </w:rPr>
        <w:t xml:space="preserve">A </w:t>
      </w:r>
      <w:proofErr w:type="spellStart"/>
      <w:r>
        <w:rPr>
          <w:lang w:val="es-ES_tradnl" w:eastAsia="es-ES"/>
        </w:rPr>
        <w:t>Platform</w:t>
      </w:r>
      <w:proofErr w:type="spellEnd"/>
      <w:r>
        <w:rPr>
          <w:lang w:val="es-ES_tradnl" w:eastAsia="es-ES"/>
        </w:rPr>
        <w:t xml:space="preserve"> Roles </w:t>
      </w:r>
      <w:proofErr w:type="spellStart"/>
      <w:r>
        <w:rPr>
          <w:lang w:val="es-ES_tradnl" w:eastAsia="es-ES"/>
        </w:rPr>
        <w:t>description</w:t>
      </w:r>
      <w:proofErr w:type="spellEnd"/>
      <w:r>
        <w:rPr>
          <w:lang w:val="es-ES_tradnl" w:eastAsia="es-ES"/>
        </w:rPr>
        <w:t xml:space="preserve"> </w:t>
      </w:r>
    </w:p>
    <w:p w14:paraId="02A2ED73" w14:textId="7813414A" w:rsidR="002C2281" w:rsidRDefault="002C2281" w:rsidP="002C2281">
      <w:pPr>
        <w:numPr>
          <w:ilvl w:val="0"/>
          <w:numId w:val="18"/>
        </w:numPr>
        <w:spacing w:after="200" w:line="276" w:lineRule="auto"/>
        <w:contextualSpacing/>
        <w:jc w:val="both"/>
        <w:rPr>
          <w:lang w:val="es-ES_tradnl" w:eastAsia="es-ES"/>
        </w:rPr>
      </w:pPr>
      <w:r>
        <w:rPr>
          <w:lang w:val="es-ES_tradnl" w:eastAsia="es-ES"/>
        </w:rPr>
        <w:t xml:space="preserve">A </w:t>
      </w:r>
      <w:proofErr w:type="spellStart"/>
      <w:r w:rsidRPr="003F7308">
        <w:rPr>
          <w:lang w:val="es-ES_tradnl" w:eastAsia="es-ES"/>
        </w:rPr>
        <w:t>chapter</w:t>
      </w:r>
      <w:proofErr w:type="spellEnd"/>
      <w:r>
        <w:rPr>
          <w:lang w:val="es-ES_tradnl" w:eastAsia="es-ES"/>
        </w:rPr>
        <w:t xml:space="preserve"> </w:t>
      </w:r>
      <w:proofErr w:type="spellStart"/>
      <w:r>
        <w:rPr>
          <w:lang w:val="es-ES_tradnl" w:eastAsia="es-ES"/>
        </w:rPr>
        <w:t>dedicate</w:t>
      </w:r>
      <w:r w:rsidR="00841B4C">
        <w:rPr>
          <w:lang w:val="es-ES_tradnl" w:eastAsia="es-ES"/>
        </w:rPr>
        <w:t>d</w:t>
      </w:r>
      <w:proofErr w:type="spellEnd"/>
      <w:r>
        <w:rPr>
          <w:lang w:val="es-ES_tradnl" w:eastAsia="es-ES"/>
        </w:rPr>
        <w:t xml:space="preserve"> to </w:t>
      </w:r>
      <w:proofErr w:type="spellStart"/>
      <w:r>
        <w:rPr>
          <w:lang w:val="es-ES_tradnl" w:eastAsia="es-ES"/>
        </w:rPr>
        <w:t>the</w:t>
      </w:r>
      <w:proofErr w:type="spellEnd"/>
      <w:r>
        <w:rPr>
          <w:lang w:val="es-ES_tradnl" w:eastAsia="es-ES"/>
        </w:rPr>
        <w:t xml:space="preserve"> </w:t>
      </w:r>
      <w:proofErr w:type="spellStart"/>
      <w:r>
        <w:rPr>
          <w:lang w:val="es-ES_tradnl" w:eastAsia="es-ES"/>
        </w:rPr>
        <w:t>exploration</w:t>
      </w:r>
      <w:proofErr w:type="spellEnd"/>
      <w:r>
        <w:rPr>
          <w:lang w:val="es-ES_tradnl" w:eastAsia="es-ES"/>
        </w:rPr>
        <w:t xml:space="preserve"> </w:t>
      </w:r>
      <w:proofErr w:type="spellStart"/>
      <w:r>
        <w:rPr>
          <w:lang w:val="es-ES_tradnl" w:eastAsia="es-ES"/>
        </w:rPr>
        <w:t>of</w:t>
      </w:r>
      <w:proofErr w:type="spellEnd"/>
      <w:r>
        <w:rPr>
          <w:lang w:val="es-ES_tradnl" w:eastAsia="es-ES"/>
        </w:rPr>
        <w:t xml:space="preserve"> </w:t>
      </w:r>
      <w:proofErr w:type="spellStart"/>
      <w:r>
        <w:rPr>
          <w:lang w:val="es-ES_tradnl" w:eastAsia="es-ES"/>
        </w:rPr>
        <w:t>the</w:t>
      </w:r>
      <w:proofErr w:type="spellEnd"/>
      <w:r>
        <w:rPr>
          <w:lang w:val="es-ES_tradnl" w:eastAsia="es-ES"/>
        </w:rPr>
        <w:t xml:space="preserve"> </w:t>
      </w:r>
      <w:proofErr w:type="spellStart"/>
      <w:r>
        <w:rPr>
          <w:lang w:val="es-ES_tradnl" w:eastAsia="es-ES"/>
        </w:rPr>
        <w:t>main</w:t>
      </w:r>
      <w:proofErr w:type="spellEnd"/>
      <w:r>
        <w:rPr>
          <w:lang w:val="es-ES_tradnl" w:eastAsia="es-ES"/>
        </w:rPr>
        <w:t xml:space="preserve"> </w:t>
      </w:r>
      <w:proofErr w:type="spellStart"/>
      <w:r>
        <w:rPr>
          <w:lang w:val="es-ES_tradnl" w:eastAsia="es-ES"/>
        </w:rPr>
        <w:t>platform</w:t>
      </w:r>
      <w:proofErr w:type="spellEnd"/>
      <w:r>
        <w:rPr>
          <w:lang w:val="es-ES_tradnl" w:eastAsia="es-ES"/>
        </w:rPr>
        <w:t xml:space="preserve"> </w:t>
      </w:r>
      <w:proofErr w:type="spellStart"/>
      <w:r>
        <w:rPr>
          <w:lang w:val="es-ES_tradnl" w:eastAsia="es-ES"/>
        </w:rPr>
        <w:t>functionalities</w:t>
      </w:r>
      <w:proofErr w:type="spellEnd"/>
    </w:p>
    <w:p w14:paraId="217B5211" w14:textId="268CB3AD" w:rsidR="009A2DD8" w:rsidRDefault="002C2281" w:rsidP="003F6AF9">
      <w:pPr>
        <w:pStyle w:val="Titolo1"/>
        <w:jc w:val="both"/>
      </w:pPr>
      <w:bookmarkStart w:id="3" w:name="_Toc101342234"/>
      <w:r>
        <w:t>Platform Overview</w:t>
      </w:r>
      <w:bookmarkEnd w:id="3"/>
    </w:p>
    <w:p w14:paraId="0822170A" w14:textId="425B5E57" w:rsidR="001C5B50" w:rsidRPr="004E2721" w:rsidRDefault="001C5B50" w:rsidP="001C5B50">
      <w:pPr>
        <w:jc w:val="both"/>
        <w:rPr>
          <w:lang w:val="en-GB" w:eastAsia="en-GB"/>
        </w:rPr>
      </w:pPr>
      <w:r w:rsidRPr="004E2721">
        <w:rPr>
          <w:lang w:val="en-GB" w:eastAsia="en-GB"/>
        </w:rPr>
        <w:t xml:space="preserve">The SOCS is a space dedicated to all stakeholders (farmers, advisors, and suppliers) where they can collaborate, share </w:t>
      </w:r>
      <w:proofErr w:type="gramStart"/>
      <w:r w:rsidRPr="004E2721">
        <w:rPr>
          <w:lang w:val="en-GB" w:eastAsia="en-GB"/>
        </w:rPr>
        <w:t>knowledge</w:t>
      </w:r>
      <w:proofErr w:type="gramEnd"/>
      <w:r w:rsidRPr="004E2721">
        <w:rPr>
          <w:lang w:val="en-GB" w:eastAsia="en-GB"/>
        </w:rPr>
        <w:t xml:space="preserve"> and best practices, and participate in the co-creation processes. </w:t>
      </w:r>
    </w:p>
    <w:p w14:paraId="6144B608" w14:textId="2387C2AA" w:rsidR="004E2721" w:rsidRDefault="004E2721" w:rsidP="002C2281">
      <w:pPr>
        <w:jc w:val="both"/>
        <w:rPr>
          <w:lang w:val="en-GB" w:eastAsia="en-GB"/>
        </w:rPr>
      </w:pPr>
      <w:r w:rsidRPr="004E2721">
        <w:rPr>
          <w:lang w:val="en-GB" w:eastAsia="en-GB"/>
        </w:rPr>
        <w:t>The SOCS provides the access point to the DEMETER ecosystem. The added value provided by the SOCS is mainly related to the capability to interconnect all the DEMETER stakeholders into a unified digital community, where to find new contacts, share best practices and get inspiration, facilitate the emergence of new collaborations, find update on relevant topics, learn from the others’ experiences, innovate, promote yourselves and create the basis for new business, have access to skills and technologies as well farmer’s requests and needs and expert advices. </w:t>
      </w:r>
      <w:r>
        <w:rPr>
          <w:lang w:val="en-GB" w:eastAsia="en-GB"/>
        </w:rPr>
        <w:t xml:space="preserve"> </w:t>
      </w:r>
    </w:p>
    <w:p w14:paraId="03D4B38C" w14:textId="6241A368" w:rsidR="00DC405B" w:rsidRDefault="00DC405B" w:rsidP="00DC405B">
      <w:pPr>
        <w:jc w:val="both"/>
        <w:rPr>
          <w:lang w:val="en-US" w:eastAsia="ko-KR"/>
        </w:rPr>
      </w:pPr>
      <w:r w:rsidRPr="00BF7B37">
        <w:rPr>
          <w:lang w:val="en-US" w:eastAsia="ko-KR"/>
        </w:rPr>
        <w:t>During the des</w:t>
      </w:r>
      <w:r>
        <w:rPr>
          <w:lang w:val="en-US" w:eastAsia="ko-KR"/>
        </w:rPr>
        <w:t>i</w:t>
      </w:r>
      <w:r w:rsidRPr="00BF7B37">
        <w:rPr>
          <w:lang w:val="en-US" w:eastAsia="ko-KR"/>
        </w:rPr>
        <w:t>gn and development of th</w:t>
      </w:r>
      <w:r>
        <w:rPr>
          <w:lang w:val="en-US" w:eastAsia="ko-KR"/>
        </w:rPr>
        <w:t>e DEMETER workspace</w:t>
      </w:r>
      <w:r w:rsidRPr="00BF7B37">
        <w:rPr>
          <w:lang w:val="en-US" w:eastAsia="ko-KR"/>
        </w:rPr>
        <w:t xml:space="preserve"> structure we have </w:t>
      </w:r>
      <w:r>
        <w:rPr>
          <w:lang w:val="en-US" w:eastAsia="ko-KR"/>
        </w:rPr>
        <w:t>considered</w:t>
      </w:r>
      <w:r w:rsidRPr="00BF7B37">
        <w:rPr>
          <w:lang w:val="en-US" w:eastAsia="ko-KR"/>
        </w:rPr>
        <w:t xml:space="preserve"> a </w:t>
      </w:r>
      <w:proofErr w:type="gramStart"/>
      <w:r w:rsidRPr="00BF7B37">
        <w:rPr>
          <w:lang w:val="en-US" w:eastAsia="ko-KR"/>
        </w:rPr>
        <w:t>high level</w:t>
      </w:r>
      <w:proofErr w:type="gramEnd"/>
      <w:r w:rsidRPr="00BF7B37">
        <w:rPr>
          <w:lang w:val="en-US" w:eastAsia="ko-KR"/>
        </w:rPr>
        <w:t xml:space="preserve"> user journey within the </w:t>
      </w:r>
      <w:r>
        <w:rPr>
          <w:lang w:val="en-US" w:eastAsia="ko-KR"/>
        </w:rPr>
        <w:t>SOCS</w:t>
      </w:r>
      <w:r w:rsidRPr="00BF7B37">
        <w:rPr>
          <w:lang w:val="en-US" w:eastAsia="ko-KR"/>
        </w:rPr>
        <w:t xml:space="preserve"> plat</w:t>
      </w:r>
      <w:r>
        <w:rPr>
          <w:lang w:val="en-US" w:eastAsia="ko-KR"/>
        </w:rPr>
        <w:t xml:space="preserve">form </w:t>
      </w:r>
      <w:r w:rsidRPr="00BF7B37">
        <w:rPr>
          <w:lang w:val="en-US" w:eastAsia="ko-KR"/>
        </w:rPr>
        <w:t xml:space="preserve">in order to orchestrate the ideal user experience and optimize it for </w:t>
      </w:r>
      <w:r w:rsidR="00841B4C">
        <w:rPr>
          <w:lang w:val="en-US" w:eastAsia="ko-KR"/>
        </w:rPr>
        <w:t xml:space="preserve">the </w:t>
      </w:r>
      <w:r w:rsidRPr="00BF7B37">
        <w:rPr>
          <w:lang w:val="en-US" w:eastAsia="ko-KR"/>
        </w:rPr>
        <w:t>desired outcomes.</w:t>
      </w:r>
    </w:p>
    <w:p w14:paraId="11F8A813" w14:textId="77777777" w:rsidR="00DC405B" w:rsidRDefault="00DC405B" w:rsidP="00DC405B">
      <w:pPr>
        <w:keepNext/>
        <w:jc w:val="center"/>
      </w:pPr>
      <w:r>
        <w:rPr>
          <w:noProof/>
        </w:rPr>
        <w:lastRenderedPageBreak/>
        <w:drawing>
          <wp:inline distT="0" distB="0" distL="0" distR="0" wp14:anchorId="4A7634C0" wp14:editId="33D28264">
            <wp:extent cx="5727700" cy="2717165"/>
            <wp:effectExtent l="19050" t="19050" r="25400" b="260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717165"/>
                    </a:xfrm>
                    <a:prstGeom prst="rect">
                      <a:avLst/>
                    </a:prstGeom>
                    <a:noFill/>
                    <a:ln>
                      <a:solidFill>
                        <a:schemeClr val="bg1">
                          <a:lumMod val="50000"/>
                        </a:schemeClr>
                      </a:solidFill>
                    </a:ln>
                  </pic:spPr>
                </pic:pic>
              </a:graphicData>
            </a:graphic>
          </wp:inline>
        </w:drawing>
      </w:r>
    </w:p>
    <w:p w14:paraId="0B54ACCF" w14:textId="07CC4B67" w:rsidR="00DC405B" w:rsidRPr="00005A53" w:rsidRDefault="00DC405B" w:rsidP="00DC405B">
      <w:pPr>
        <w:pStyle w:val="Didascalia"/>
        <w:rPr>
          <w:lang w:val="en-US" w:eastAsia="en-GB"/>
        </w:rPr>
      </w:pPr>
      <w:r>
        <w:t xml:space="preserve">Figure </w:t>
      </w:r>
      <w:r>
        <w:fldChar w:fldCharType="begin"/>
      </w:r>
      <w:r>
        <w:instrText xml:space="preserve"> SEQ Figure \* ARABIC </w:instrText>
      </w:r>
      <w:r>
        <w:fldChar w:fldCharType="separate"/>
      </w:r>
      <w:r w:rsidR="00A51BDE">
        <w:rPr>
          <w:noProof/>
        </w:rPr>
        <w:t>1</w:t>
      </w:r>
      <w:r>
        <w:fldChar w:fldCharType="end"/>
      </w:r>
      <w:r>
        <w:t xml:space="preserve"> High level user journey</w:t>
      </w:r>
    </w:p>
    <w:p w14:paraId="2A43BDCA" w14:textId="77777777" w:rsidR="00DC405B" w:rsidRDefault="00DC405B" w:rsidP="002C2281">
      <w:pPr>
        <w:jc w:val="both"/>
        <w:rPr>
          <w:lang w:val="en-GB" w:eastAsia="en-GB"/>
        </w:rPr>
      </w:pPr>
    </w:p>
    <w:p w14:paraId="7ED5B5C8" w14:textId="642B03FC" w:rsidR="002C2281" w:rsidRDefault="002C2281" w:rsidP="002C2281">
      <w:pPr>
        <w:jc w:val="both"/>
        <w:rPr>
          <w:lang w:val="en-GB"/>
        </w:rPr>
      </w:pPr>
      <w:r>
        <w:rPr>
          <w:lang w:val="en-GB"/>
        </w:rPr>
        <w:t>The SOCS is based on the DIHIWARE, a solution developed by the MIDIH H2020 EU project (</w:t>
      </w:r>
      <w:hyperlink r:id="rId12" w:tooltip="http://midih.eu" w:history="1">
        <w:r>
          <w:rPr>
            <w:rStyle w:val="Collegamentoipertestuale"/>
            <w:lang w:val="en-GB"/>
          </w:rPr>
          <w:t>http://midih.eu</w:t>
        </w:r>
      </w:hyperlink>
      <w:r>
        <w:rPr>
          <w:lang w:val="en-GB"/>
        </w:rPr>
        <w:t>) and currently in use in many ecosystems in Europe. The DIHIWARE offers a complete collaboration environment inspired by Enterprise Social Software.</w:t>
      </w:r>
    </w:p>
    <w:p w14:paraId="0EA69A2C" w14:textId="77777777" w:rsidR="0060685A" w:rsidRDefault="0060685A" w:rsidP="002C2281">
      <w:pPr>
        <w:jc w:val="both"/>
        <w:rPr>
          <w:lang w:val="en-GB"/>
        </w:rPr>
      </w:pPr>
      <w:r>
        <w:rPr>
          <w:lang w:val="en-GB"/>
        </w:rPr>
        <w:t>The DIHIWARE Innovation and Collaboration Platform is an integrated environment made of the following main systems: Collaboration Portal (CP) and Catalogues Management System (CMS).</w:t>
      </w:r>
    </w:p>
    <w:p w14:paraId="7118C27F" w14:textId="0B26C831" w:rsidR="00BA7D0B" w:rsidRDefault="0060685A" w:rsidP="004E2721">
      <w:pPr>
        <w:jc w:val="both"/>
        <w:rPr>
          <w:lang w:val="en-GB"/>
        </w:rPr>
      </w:pPr>
      <w:r>
        <w:rPr>
          <w:lang w:val="en-GB"/>
        </w:rPr>
        <w:t>The Collaboration Portal (CP) is the main subsystem, offering tools for knowledge management, social activity next to collaboration and innovation capabilities. It links users, processes, resources, and acts a</w:t>
      </w:r>
      <w:r w:rsidR="004E2721">
        <w:rPr>
          <w:lang w:val="en-GB"/>
        </w:rPr>
        <w:t>s a</w:t>
      </w:r>
      <w:r>
        <w:rPr>
          <w:lang w:val="en-GB"/>
        </w:rPr>
        <w:t xml:space="preserve"> powerful knowledge hub. </w:t>
      </w:r>
      <w:r w:rsidR="004940CC">
        <w:rPr>
          <w:lang w:val="en-GB"/>
        </w:rPr>
        <w:t xml:space="preserve">The Collaboration Portal is grounded on </w:t>
      </w:r>
      <w:r w:rsidR="004940CC" w:rsidRPr="00841B4C">
        <w:rPr>
          <w:b/>
          <w:bCs/>
          <w:lang w:val="en-GB"/>
        </w:rPr>
        <w:t>Liferay</w:t>
      </w:r>
      <w:r w:rsidR="004940CC">
        <w:rPr>
          <w:rStyle w:val="Rimandonotaapidipagina"/>
          <w:lang w:val="en-GB"/>
        </w:rPr>
        <w:footnoteReference w:id="1"/>
      </w:r>
      <w:r w:rsidR="004940CC">
        <w:rPr>
          <w:lang w:val="en-GB"/>
        </w:rPr>
        <w:t xml:space="preserve"> th</w:t>
      </w:r>
      <w:r w:rsidR="004E2721">
        <w:rPr>
          <w:lang w:val="en-GB"/>
        </w:rPr>
        <w:t>at</w:t>
      </w:r>
      <w:r w:rsidR="004940CC">
        <w:rPr>
          <w:lang w:val="en-GB"/>
        </w:rPr>
        <w:t xml:space="preserve"> has been selected since it is a widely used Open-Source and state-of-the-art Content Management System. </w:t>
      </w:r>
      <w:r w:rsidR="001C5B50">
        <w:rPr>
          <w:lang w:val="en-GB"/>
        </w:rPr>
        <w:t xml:space="preserve">The Catalogue Management System relies on </w:t>
      </w:r>
      <w:r w:rsidR="001C5B50">
        <w:rPr>
          <w:b/>
          <w:bCs/>
          <w:lang w:val="en-GB"/>
        </w:rPr>
        <w:t>DYMER</w:t>
      </w:r>
      <w:r w:rsidR="001C5B50">
        <w:rPr>
          <w:lang w:val="en-GB"/>
        </w:rPr>
        <w:t xml:space="preserve"> (</w:t>
      </w:r>
      <w:proofErr w:type="spellStart"/>
      <w:r w:rsidR="001C5B50">
        <w:rPr>
          <w:lang w:val="en-GB"/>
        </w:rPr>
        <w:t>DYnamic</w:t>
      </w:r>
      <w:proofErr w:type="spellEnd"/>
      <w:r w:rsidR="001C5B50">
        <w:rPr>
          <w:lang w:val="en-GB"/>
        </w:rPr>
        <w:t xml:space="preserve"> Information </w:t>
      </w:r>
      <w:proofErr w:type="spellStart"/>
      <w:r w:rsidR="001C5B50">
        <w:rPr>
          <w:lang w:val="en-GB"/>
        </w:rPr>
        <w:t>ModElling</w:t>
      </w:r>
      <w:proofErr w:type="spellEnd"/>
      <w:r w:rsidR="001C5B50">
        <w:rPr>
          <w:lang w:val="en-GB"/>
        </w:rPr>
        <w:t xml:space="preserve"> &amp; Rendering) which is a WCM (Web Content Management) completely developed by ENGINEERING within the MIDIH Project.</w:t>
      </w:r>
    </w:p>
    <w:p w14:paraId="399728EC" w14:textId="2A23E5B9" w:rsidR="007C7F37" w:rsidRDefault="007C7F37" w:rsidP="007C7F37">
      <w:pPr>
        <w:pStyle w:val="Titolo1"/>
        <w:jc w:val="both"/>
      </w:pPr>
      <w:bookmarkStart w:id="4" w:name="_Toc101342235"/>
      <w:r>
        <w:t>How to join the platform</w:t>
      </w:r>
      <w:bookmarkEnd w:id="4"/>
    </w:p>
    <w:p w14:paraId="602389CA" w14:textId="27A601CC" w:rsidR="007C7F37" w:rsidRPr="008E4EA0" w:rsidRDefault="007C7F37" w:rsidP="008E4EA0">
      <w:pPr>
        <w:rPr>
          <w:lang w:val="en-GB"/>
        </w:rPr>
      </w:pPr>
      <w:r>
        <w:rPr>
          <w:rFonts w:ascii="Calibri" w:eastAsia="Batang" w:hAnsi="Calibri"/>
          <w:noProof/>
          <w:szCs w:val="20"/>
          <w:lang w:val="en-US" w:eastAsia="it-IT"/>
        </w:rPr>
        <w:t>T</w:t>
      </w:r>
      <w:r w:rsidRPr="00276F61">
        <w:rPr>
          <w:rFonts w:ascii="Calibri" w:eastAsia="Batang" w:hAnsi="Calibri"/>
          <w:noProof/>
          <w:szCs w:val="20"/>
          <w:lang w:val="en-US" w:eastAsia="it-IT"/>
        </w:rPr>
        <w:t xml:space="preserve">he </w:t>
      </w:r>
      <w:r>
        <w:rPr>
          <w:rFonts w:ascii="Calibri" w:eastAsia="Batang" w:hAnsi="Calibri"/>
          <w:noProof/>
          <w:szCs w:val="20"/>
          <w:lang w:val="en-US" w:eastAsia="it-IT"/>
        </w:rPr>
        <w:t xml:space="preserve">current version of the platform is </w:t>
      </w:r>
      <w:r w:rsidRPr="00276F61">
        <w:rPr>
          <w:rFonts w:ascii="Calibri" w:eastAsia="Batang" w:hAnsi="Calibri"/>
          <w:noProof/>
          <w:szCs w:val="20"/>
          <w:lang w:val="en-US" w:eastAsia="it-IT"/>
        </w:rPr>
        <w:t>available at</w:t>
      </w:r>
      <w:r w:rsidR="008E4EA0">
        <w:rPr>
          <w:rFonts w:ascii="Calibri" w:eastAsia="Batang" w:hAnsi="Calibri"/>
          <w:noProof/>
          <w:szCs w:val="20"/>
          <w:lang w:val="en-US" w:eastAsia="it-IT"/>
        </w:rPr>
        <w:t xml:space="preserve"> </w:t>
      </w:r>
      <w:bookmarkStart w:id="5" w:name="_Hlk98164270"/>
      <w:r w:rsidR="008E4EA0">
        <w:rPr>
          <w:lang w:val="it-IT"/>
        </w:rPr>
        <w:fldChar w:fldCharType="begin"/>
      </w:r>
      <w:r w:rsidR="008E4EA0" w:rsidRPr="00F6423D">
        <w:rPr>
          <w:lang w:val="en-GB"/>
        </w:rPr>
        <w:instrText xml:space="preserve"> HYPERLINK "https://socs.h2020-demeter-cloud.eu/" \t "_blank" \o "https://socs.h2020-demeter-cloud.eu/" </w:instrText>
      </w:r>
      <w:r w:rsidR="008E4EA0">
        <w:rPr>
          <w:lang w:val="it-IT"/>
        </w:rPr>
        <w:fldChar w:fldCharType="separate"/>
      </w:r>
      <w:r w:rsidR="008E4EA0" w:rsidRPr="00E93884">
        <w:rPr>
          <w:rStyle w:val="Collegamentoipertestuale"/>
          <w:rFonts w:ascii="Segoe UI" w:hAnsi="Segoe UI" w:cs="Segoe UI"/>
          <w:color w:val="5B5FC7"/>
          <w:sz w:val="21"/>
          <w:szCs w:val="21"/>
          <w:shd w:val="clear" w:color="auto" w:fill="FFFFFF"/>
        </w:rPr>
        <w:t>https://socs.h2020-demeter-cloud.eu/</w:t>
      </w:r>
      <w:r w:rsidR="008E4EA0">
        <w:rPr>
          <w:rStyle w:val="Collegamentoipertestuale"/>
          <w:rFonts w:ascii="Segoe UI" w:hAnsi="Segoe UI" w:cs="Segoe UI"/>
          <w:color w:val="5B5FC7"/>
          <w:sz w:val="21"/>
          <w:szCs w:val="21"/>
          <w:shd w:val="clear" w:color="auto" w:fill="FFFFFF"/>
        </w:rPr>
        <w:fldChar w:fldCharType="end"/>
      </w:r>
      <w:bookmarkEnd w:id="5"/>
      <w:r w:rsidR="00F15816">
        <w:t>.</w:t>
      </w:r>
    </w:p>
    <w:p w14:paraId="4E69E6FE" w14:textId="0ACF952F" w:rsidR="007C7F37" w:rsidRPr="00843D9B" w:rsidRDefault="007C7F37" w:rsidP="00F15816">
      <w:pPr>
        <w:jc w:val="both"/>
        <w:rPr>
          <w:rFonts w:ascii="Calibri" w:eastAsia="Batang" w:hAnsi="Calibri"/>
          <w:noProof/>
          <w:szCs w:val="20"/>
          <w:lang w:val="en-US" w:eastAsia="it-IT"/>
        </w:rPr>
      </w:pPr>
      <w:r w:rsidRPr="00843D9B">
        <w:rPr>
          <w:rFonts w:ascii="Calibri" w:eastAsia="Batang" w:hAnsi="Calibri"/>
          <w:noProof/>
          <w:szCs w:val="20"/>
          <w:lang w:val="en-US" w:eastAsia="it-IT"/>
        </w:rPr>
        <w:t xml:space="preserve">All participants </w:t>
      </w:r>
      <w:r w:rsidR="00FD144B">
        <w:rPr>
          <w:rFonts w:ascii="Calibri" w:eastAsia="Batang" w:hAnsi="Calibri"/>
          <w:noProof/>
          <w:szCs w:val="20"/>
          <w:lang w:val="en-US" w:eastAsia="it-IT"/>
        </w:rPr>
        <w:t xml:space="preserve">to their first </w:t>
      </w:r>
      <w:r w:rsidRPr="00843D9B">
        <w:rPr>
          <w:rFonts w:ascii="Calibri" w:eastAsia="Batang" w:hAnsi="Calibri"/>
          <w:noProof/>
          <w:szCs w:val="20"/>
          <w:lang w:val="en-US" w:eastAsia="it-IT"/>
        </w:rPr>
        <w:t xml:space="preserve">joining to the platform can use all the services and applications available in the </w:t>
      </w:r>
      <w:r w:rsidR="00122A33">
        <w:rPr>
          <w:rFonts w:ascii="Calibri" w:eastAsia="Batang" w:hAnsi="Calibri"/>
          <w:noProof/>
          <w:szCs w:val="20"/>
          <w:lang w:val="en-US" w:eastAsia="it-IT"/>
        </w:rPr>
        <w:t xml:space="preserve">DEMETER </w:t>
      </w:r>
      <w:r w:rsidR="00FD144B">
        <w:rPr>
          <w:rFonts w:ascii="Calibri" w:eastAsia="Batang" w:hAnsi="Calibri"/>
          <w:noProof/>
          <w:szCs w:val="20"/>
          <w:lang w:val="en-US" w:eastAsia="it-IT"/>
        </w:rPr>
        <w:t xml:space="preserve">SOCS </w:t>
      </w:r>
      <w:r w:rsidRPr="00843D9B">
        <w:rPr>
          <w:rFonts w:ascii="Calibri" w:eastAsia="Batang" w:hAnsi="Calibri"/>
          <w:noProof/>
          <w:szCs w:val="20"/>
          <w:lang w:val="en-US" w:eastAsia="it-IT"/>
        </w:rPr>
        <w:t>workspace</w:t>
      </w:r>
      <w:r w:rsidR="00F15816">
        <w:rPr>
          <w:rFonts w:ascii="Calibri" w:eastAsia="Batang" w:hAnsi="Calibri"/>
          <w:noProof/>
          <w:szCs w:val="20"/>
          <w:lang w:val="en-US" w:eastAsia="it-IT"/>
        </w:rPr>
        <w:t xml:space="preserve"> (</w:t>
      </w:r>
      <w:r w:rsidR="00122A33">
        <w:rPr>
          <w:rFonts w:ascii="Calibri" w:eastAsia="Batang" w:hAnsi="Calibri"/>
          <w:noProof/>
          <w:szCs w:val="20"/>
          <w:lang w:val="en-US" w:eastAsia="it-IT"/>
        </w:rPr>
        <w:t>the</w:t>
      </w:r>
      <w:r w:rsidR="00F15816">
        <w:rPr>
          <w:rFonts w:ascii="Calibri" w:eastAsia="Batang" w:hAnsi="Calibri"/>
          <w:noProof/>
          <w:szCs w:val="20"/>
          <w:lang w:val="en-US" w:eastAsia="it-IT"/>
        </w:rPr>
        <w:t xml:space="preserve"> workspace common to all</w:t>
      </w:r>
      <w:r w:rsidR="00122A33">
        <w:rPr>
          <w:rFonts w:ascii="Calibri" w:eastAsia="Batang" w:hAnsi="Calibri"/>
          <w:noProof/>
          <w:szCs w:val="20"/>
          <w:lang w:val="en-US" w:eastAsia="it-IT"/>
        </w:rPr>
        <w:t xml:space="preserve"> stakeholders</w:t>
      </w:r>
      <w:r w:rsidR="00F15816">
        <w:rPr>
          <w:rFonts w:ascii="Calibri" w:eastAsia="Batang" w:hAnsi="Calibri"/>
          <w:noProof/>
          <w:szCs w:val="20"/>
          <w:lang w:val="en-US" w:eastAsia="it-IT"/>
        </w:rPr>
        <w:t>)</w:t>
      </w:r>
      <w:r w:rsidRPr="00843D9B">
        <w:rPr>
          <w:rFonts w:ascii="Calibri" w:eastAsia="Batang" w:hAnsi="Calibri"/>
          <w:noProof/>
          <w:szCs w:val="20"/>
          <w:lang w:val="en-US" w:eastAsia="it-IT"/>
        </w:rPr>
        <w:t xml:space="preserve"> </w:t>
      </w:r>
      <w:r w:rsidR="00FD144B">
        <w:rPr>
          <w:rFonts w:ascii="Calibri" w:eastAsia="Batang" w:hAnsi="Calibri"/>
          <w:noProof/>
          <w:szCs w:val="20"/>
          <w:lang w:val="en-US" w:eastAsia="it-IT"/>
        </w:rPr>
        <w:t>as Publisher users.</w:t>
      </w:r>
    </w:p>
    <w:p w14:paraId="4FCF8B98" w14:textId="4A4ED17E" w:rsidR="007C7F37" w:rsidRPr="00843D9B" w:rsidRDefault="007C7F37" w:rsidP="00F15816">
      <w:pPr>
        <w:jc w:val="both"/>
        <w:rPr>
          <w:rFonts w:ascii="Calibri" w:eastAsia="Batang" w:hAnsi="Calibri"/>
          <w:noProof/>
          <w:szCs w:val="20"/>
          <w:lang w:val="en-US" w:eastAsia="it-IT"/>
        </w:rPr>
      </w:pPr>
      <w:r w:rsidRPr="00FD144B">
        <w:rPr>
          <w:rFonts w:ascii="Calibri" w:eastAsia="Batang" w:hAnsi="Calibri"/>
          <w:noProof/>
          <w:szCs w:val="20"/>
          <w:lang w:val="en-US" w:eastAsia="it-IT"/>
        </w:rPr>
        <w:t xml:space="preserve">Access to the platform is controlled by </w:t>
      </w:r>
      <w:r w:rsidR="00B92069">
        <w:rPr>
          <w:rFonts w:ascii="Calibri" w:eastAsia="Batang" w:hAnsi="Calibri"/>
          <w:noProof/>
          <w:szCs w:val="20"/>
          <w:lang w:val="en-US" w:eastAsia="it-IT"/>
        </w:rPr>
        <w:t>clicking on Sign in (</w:t>
      </w:r>
      <w:r w:rsidR="00B92069">
        <w:rPr>
          <w:rFonts w:ascii="Calibri" w:eastAsia="Batang" w:hAnsi="Calibri"/>
          <w:noProof/>
          <w:szCs w:val="20"/>
          <w:lang w:val="en-US" w:eastAsia="it-IT"/>
        </w:rPr>
        <w:fldChar w:fldCharType="begin"/>
      </w:r>
      <w:r w:rsidR="00B92069">
        <w:rPr>
          <w:rFonts w:ascii="Calibri" w:eastAsia="Batang" w:hAnsi="Calibri"/>
          <w:noProof/>
          <w:szCs w:val="20"/>
          <w:lang w:val="en-US" w:eastAsia="it-IT"/>
        </w:rPr>
        <w:instrText xml:space="preserve"> REF _Ref103079721 \h </w:instrText>
      </w:r>
      <w:r w:rsidR="00B92069">
        <w:rPr>
          <w:rFonts w:ascii="Calibri" w:eastAsia="Batang" w:hAnsi="Calibri"/>
          <w:noProof/>
          <w:szCs w:val="20"/>
          <w:lang w:val="en-US" w:eastAsia="it-IT"/>
        </w:rPr>
      </w:r>
      <w:r w:rsidR="00B92069">
        <w:rPr>
          <w:rFonts w:ascii="Calibri" w:eastAsia="Batang" w:hAnsi="Calibri"/>
          <w:noProof/>
          <w:szCs w:val="20"/>
          <w:lang w:val="en-US" w:eastAsia="it-IT"/>
        </w:rPr>
        <w:fldChar w:fldCharType="separate"/>
      </w:r>
      <w:r w:rsidR="00B92069">
        <w:t xml:space="preserve">Figure </w:t>
      </w:r>
      <w:r w:rsidR="00B92069">
        <w:rPr>
          <w:noProof/>
        </w:rPr>
        <w:t>2</w:t>
      </w:r>
      <w:r w:rsidR="00B92069">
        <w:rPr>
          <w:rFonts w:ascii="Calibri" w:eastAsia="Batang" w:hAnsi="Calibri"/>
          <w:noProof/>
          <w:szCs w:val="20"/>
          <w:lang w:val="en-US" w:eastAsia="it-IT"/>
        </w:rPr>
        <w:fldChar w:fldCharType="end"/>
      </w:r>
      <w:r w:rsidR="00B92069">
        <w:rPr>
          <w:rFonts w:ascii="Calibri" w:eastAsia="Batang" w:hAnsi="Calibri"/>
          <w:noProof/>
          <w:szCs w:val="20"/>
          <w:lang w:val="en-US" w:eastAsia="it-IT"/>
        </w:rPr>
        <w:t xml:space="preserve">) and using </w:t>
      </w:r>
      <w:r w:rsidR="00FD144B">
        <w:rPr>
          <w:rFonts w:ascii="Calibri" w:eastAsia="Batang" w:hAnsi="Calibri"/>
          <w:noProof/>
          <w:szCs w:val="20"/>
          <w:lang w:val="en-US" w:eastAsia="it-IT"/>
        </w:rPr>
        <w:t>your ACS credentials</w:t>
      </w:r>
      <w:r w:rsidR="00B92069">
        <w:rPr>
          <w:rFonts w:ascii="Calibri" w:eastAsia="Batang" w:hAnsi="Calibri"/>
          <w:noProof/>
          <w:szCs w:val="20"/>
          <w:lang w:val="en-US" w:eastAsia="it-IT"/>
        </w:rPr>
        <w:t xml:space="preserve"> (</w:t>
      </w:r>
      <w:r w:rsidR="00B92069">
        <w:rPr>
          <w:rFonts w:ascii="Calibri" w:eastAsia="Batang" w:hAnsi="Calibri"/>
          <w:noProof/>
          <w:szCs w:val="20"/>
          <w:lang w:val="en-US" w:eastAsia="it-IT"/>
        </w:rPr>
        <w:fldChar w:fldCharType="begin"/>
      </w:r>
      <w:r w:rsidR="00B92069">
        <w:rPr>
          <w:rFonts w:ascii="Calibri" w:eastAsia="Batang" w:hAnsi="Calibri"/>
          <w:noProof/>
          <w:szCs w:val="20"/>
          <w:lang w:val="en-US" w:eastAsia="it-IT"/>
        </w:rPr>
        <w:instrText xml:space="preserve"> REF _Ref103079736 \h </w:instrText>
      </w:r>
      <w:r w:rsidR="00B92069">
        <w:rPr>
          <w:rFonts w:ascii="Calibri" w:eastAsia="Batang" w:hAnsi="Calibri"/>
          <w:noProof/>
          <w:szCs w:val="20"/>
          <w:lang w:val="en-US" w:eastAsia="it-IT"/>
        </w:rPr>
      </w:r>
      <w:r w:rsidR="00B92069">
        <w:rPr>
          <w:rFonts w:ascii="Calibri" w:eastAsia="Batang" w:hAnsi="Calibri"/>
          <w:noProof/>
          <w:szCs w:val="20"/>
          <w:lang w:val="en-US" w:eastAsia="it-IT"/>
        </w:rPr>
        <w:fldChar w:fldCharType="separate"/>
      </w:r>
      <w:r w:rsidR="00B92069">
        <w:t xml:space="preserve">Figure </w:t>
      </w:r>
      <w:r w:rsidR="00B92069">
        <w:rPr>
          <w:noProof/>
        </w:rPr>
        <w:t>3</w:t>
      </w:r>
      <w:r w:rsidR="00B92069">
        <w:rPr>
          <w:rFonts w:ascii="Calibri" w:eastAsia="Batang" w:hAnsi="Calibri"/>
          <w:noProof/>
          <w:szCs w:val="20"/>
          <w:lang w:val="en-US" w:eastAsia="it-IT"/>
        </w:rPr>
        <w:fldChar w:fldCharType="end"/>
      </w:r>
      <w:r w:rsidR="00B92069">
        <w:rPr>
          <w:rFonts w:ascii="Calibri" w:eastAsia="Batang" w:hAnsi="Calibri"/>
          <w:noProof/>
          <w:szCs w:val="20"/>
          <w:lang w:val="en-US" w:eastAsia="it-IT"/>
        </w:rPr>
        <w:t>)</w:t>
      </w:r>
      <w:r w:rsidRPr="00FD144B">
        <w:rPr>
          <w:rFonts w:ascii="Calibri" w:eastAsia="Batang" w:hAnsi="Calibri"/>
          <w:noProof/>
          <w:szCs w:val="20"/>
          <w:lang w:val="en-US" w:eastAsia="it-IT"/>
        </w:rPr>
        <w:t>.</w:t>
      </w:r>
    </w:p>
    <w:p w14:paraId="679DF603" w14:textId="5C8433FA" w:rsidR="00CD5600" w:rsidRDefault="00271D18" w:rsidP="00CD5600">
      <w:pPr>
        <w:keepNext/>
        <w:spacing w:before="120" w:after="120"/>
        <w:ind w:right="-45"/>
        <w:jc w:val="center"/>
      </w:pPr>
      <w:r>
        <w:rPr>
          <w:noProof/>
        </w:rPr>
        <w:lastRenderedPageBreak/>
        <w:drawing>
          <wp:inline distT="0" distB="0" distL="0" distR="0" wp14:anchorId="56CAD93B" wp14:editId="32A574C1">
            <wp:extent cx="5731510" cy="2915285"/>
            <wp:effectExtent l="19050" t="19050" r="21590" b="1841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3">
                      <a:extLst>
                        <a:ext uri="{28A0092B-C50C-407E-A947-70E740481C1C}">
                          <a14:useLocalDpi xmlns:a14="http://schemas.microsoft.com/office/drawing/2010/main" val="0"/>
                        </a:ext>
                      </a:extLst>
                    </a:blip>
                    <a:stretch>
                      <a:fillRect/>
                    </a:stretch>
                  </pic:blipFill>
                  <pic:spPr>
                    <a:xfrm>
                      <a:off x="0" y="0"/>
                      <a:ext cx="5731510" cy="2915285"/>
                    </a:xfrm>
                    <a:prstGeom prst="rect">
                      <a:avLst/>
                    </a:prstGeom>
                    <a:ln>
                      <a:solidFill>
                        <a:schemeClr val="bg1">
                          <a:lumMod val="65000"/>
                        </a:schemeClr>
                      </a:solidFill>
                    </a:ln>
                  </pic:spPr>
                </pic:pic>
              </a:graphicData>
            </a:graphic>
          </wp:inline>
        </w:drawing>
      </w:r>
    </w:p>
    <w:p w14:paraId="4ADE8433" w14:textId="215EBA75" w:rsidR="00996570" w:rsidRDefault="00CD5600" w:rsidP="00CD5600">
      <w:pPr>
        <w:pStyle w:val="Didascalia"/>
      </w:pPr>
      <w:bookmarkStart w:id="6" w:name="_Ref103079721"/>
      <w:r>
        <w:t xml:space="preserve">Figure </w:t>
      </w:r>
      <w:r>
        <w:fldChar w:fldCharType="begin"/>
      </w:r>
      <w:r>
        <w:instrText xml:space="preserve"> SEQ Figure \* ARABIC </w:instrText>
      </w:r>
      <w:r>
        <w:fldChar w:fldCharType="separate"/>
      </w:r>
      <w:r w:rsidR="00A51BDE">
        <w:rPr>
          <w:noProof/>
        </w:rPr>
        <w:t>2</w:t>
      </w:r>
      <w:r>
        <w:fldChar w:fldCharType="end"/>
      </w:r>
      <w:bookmarkEnd w:id="6"/>
      <w:r>
        <w:t xml:space="preserve"> SOCS Public page</w:t>
      </w:r>
    </w:p>
    <w:p w14:paraId="5DEAACA7" w14:textId="0EEE63DA" w:rsidR="00CD5600" w:rsidRDefault="00CD5600" w:rsidP="00CD5600">
      <w:pPr>
        <w:rPr>
          <w:lang w:val="en-GB"/>
        </w:rPr>
      </w:pPr>
    </w:p>
    <w:p w14:paraId="6A796C39" w14:textId="4F39B23B" w:rsidR="00CD5600" w:rsidRDefault="00CD5600" w:rsidP="00CD5600">
      <w:pPr>
        <w:rPr>
          <w:lang w:val="en-GB"/>
        </w:rPr>
      </w:pPr>
    </w:p>
    <w:p w14:paraId="73774E02" w14:textId="19265285" w:rsidR="00CD5600" w:rsidRPr="00CD5600" w:rsidRDefault="00271D18" w:rsidP="00CD5600">
      <w:pPr>
        <w:jc w:val="center"/>
        <w:rPr>
          <w:lang w:val="en-GB"/>
        </w:rPr>
      </w:pPr>
      <w:r>
        <w:rPr>
          <w:noProof/>
          <w:lang w:val="en-GB"/>
        </w:rPr>
        <w:drawing>
          <wp:inline distT="0" distB="0" distL="0" distR="0" wp14:anchorId="6E3875E8" wp14:editId="79F3AB4A">
            <wp:extent cx="5731510" cy="1872615"/>
            <wp:effectExtent l="19050" t="19050" r="21590" b="1333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4">
                      <a:extLst>
                        <a:ext uri="{28A0092B-C50C-407E-A947-70E740481C1C}">
                          <a14:useLocalDpi xmlns:a14="http://schemas.microsoft.com/office/drawing/2010/main" val="0"/>
                        </a:ext>
                      </a:extLst>
                    </a:blip>
                    <a:stretch>
                      <a:fillRect/>
                    </a:stretch>
                  </pic:blipFill>
                  <pic:spPr>
                    <a:xfrm>
                      <a:off x="0" y="0"/>
                      <a:ext cx="5731510" cy="1872615"/>
                    </a:xfrm>
                    <a:prstGeom prst="rect">
                      <a:avLst/>
                    </a:prstGeom>
                    <a:ln>
                      <a:solidFill>
                        <a:schemeClr val="bg1">
                          <a:lumMod val="65000"/>
                        </a:schemeClr>
                      </a:solidFill>
                    </a:ln>
                  </pic:spPr>
                </pic:pic>
              </a:graphicData>
            </a:graphic>
          </wp:inline>
        </w:drawing>
      </w:r>
    </w:p>
    <w:p w14:paraId="50C923CB" w14:textId="1551751E" w:rsidR="00841111" w:rsidRPr="007C7F37" w:rsidRDefault="00996570" w:rsidP="00996570">
      <w:pPr>
        <w:pStyle w:val="Didascalia"/>
        <w:rPr>
          <w:lang w:val="en-US"/>
        </w:rPr>
      </w:pPr>
      <w:bookmarkStart w:id="7" w:name="_Ref103079736"/>
      <w:r>
        <w:t xml:space="preserve">Figure </w:t>
      </w:r>
      <w:r>
        <w:fldChar w:fldCharType="begin"/>
      </w:r>
      <w:r>
        <w:instrText xml:space="preserve"> SEQ Figure \* ARABIC </w:instrText>
      </w:r>
      <w:r>
        <w:fldChar w:fldCharType="separate"/>
      </w:r>
      <w:r w:rsidR="00A51BDE">
        <w:rPr>
          <w:noProof/>
        </w:rPr>
        <w:t>3</w:t>
      </w:r>
      <w:r>
        <w:fldChar w:fldCharType="end"/>
      </w:r>
      <w:bookmarkEnd w:id="7"/>
      <w:r>
        <w:t xml:space="preserve"> </w:t>
      </w:r>
      <w:r w:rsidR="00CD5600">
        <w:t>IDM login page</w:t>
      </w:r>
    </w:p>
    <w:p w14:paraId="311ADAE3" w14:textId="77777777" w:rsidR="002C2281" w:rsidRPr="002C2281" w:rsidRDefault="002C2281" w:rsidP="002C2281">
      <w:pPr>
        <w:jc w:val="both"/>
        <w:rPr>
          <w:lang w:val="en-GB" w:eastAsia="en-GB"/>
        </w:rPr>
      </w:pPr>
    </w:p>
    <w:p w14:paraId="13081126" w14:textId="4296190C" w:rsidR="009A2DD8" w:rsidRDefault="00996570" w:rsidP="00996570">
      <w:pPr>
        <w:pStyle w:val="Titolo1"/>
      </w:pPr>
      <w:bookmarkStart w:id="8" w:name="_Toc101342236"/>
      <w:r>
        <w:t>Platform roles</w:t>
      </w:r>
      <w:bookmarkEnd w:id="8"/>
    </w:p>
    <w:p w14:paraId="1250E07D" w14:textId="59A88D08" w:rsidR="00996570" w:rsidRPr="00843D9B" w:rsidRDefault="00996570" w:rsidP="00996570">
      <w:pPr>
        <w:rPr>
          <w:lang w:val="en-US" w:eastAsia="es-ES"/>
        </w:rPr>
      </w:pPr>
      <w:r w:rsidRPr="00843D9B">
        <w:rPr>
          <w:lang w:val="en-US" w:eastAsia="es-ES"/>
        </w:rPr>
        <w:t xml:space="preserve">Roles are used to collect permissions that define a particular function within the portal, according to a particular scope. </w:t>
      </w:r>
    </w:p>
    <w:p w14:paraId="43C0D4CE" w14:textId="77777777" w:rsidR="00996570" w:rsidRPr="00843D9B" w:rsidRDefault="00996570" w:rsidP="00996570">
      <w:pPr>
        <w:rPr>
          <w:lang w:val="en-US" w:eastAsia="es-ES"/>
        </w:rPr>
      </w:pPr>
      <w:r w:rsidRPr="00843D9B">
        <w:rPr>
          <w:lang w:val="en-US" w:eastAsia="es-ES"/>
        </w:rPr>
        <w:t xml:space="preserve">What follows is an </w:t>
      </w:r>
      <w:r>
        <w:rPr>
          <w:lang w:val="en-US" w:eastAsia="es-ES"/>
        </w:rPr>
        <w:t>overview of the available roles</w:t>
      </w:r>
      <w:r w:rsidRPr="00843D9B">
        <w:rPr>
          <w:lang w:val="en-US" w:eastAsia="es-ES"/>
        </w:rPr>
        <w:t>:</w:t>
      </w:r>
    </w:p>
    <w:p w14:paraId="00939F43" w14:textId="16B92E32" w:rsidR="00BA7D0B" w:rsidRDefault="00BA7D0B" w:rsidP="00BA7D0B">
      <w:pPr>
        <w:pStyle w:val="Paragrafoelenco"/>
        <w:numPr>
          <w:ilvl w:val="0"/>
          <w:numId w:val="28"/>
        </w:numPr>
        <w:jc w:val="both"/>
        <w:rPr>
          <w:lang w:val="en-GB"/>
        </w:rPr>
      </w:pPr>
      <w:r>
        <w:rPr>
          <w:b/>
          <w:bCs/>
          <w:lang w:val="en-GB"/>
        </w:rPr>
        <w:t>System Administrator</w:t>
      </w:r>
      <w:r>
        <w:rPr>
          <w:lang w:val="en-GB"/>
        </w:rPr>
        <w:t xml:space="preserve">: The system administrator is the person who is responsible for the upkeep, configuration, and reliable operation of the SOCS Platform, seeking to ensure that the uptime, performance, resources, and security of the system. System administrator responsibilities are, fundamentally, about the care of the general system </w:t>
      </w:r>
      <w:proofErr w:type="gramStart"/>
      <w:r>
        <w:rPr>
          <w:lang w:val="en-GB"/>
        </w:rPr>
        <w:t>and also</w:t>
      </w:r>
      <w:proofErr w:type="gramEnd"/>
      <w:r>
        <w:rPr>
          <w:lang w:val="en-GB"/>
        </w:rPr>
        <w:t xml:space="preserve"> cover the specific applications. He is responsible for effective provisioning, installation/configuration, operation, and maintenance of systems hardware and software and related infrastructure. The main responsibilities are related </w:t>
      </w:r>
      <w:proofErr w:type="gramStart"/>
      <w:r>
        <w:rPr>
          <w:lang w:val="en-GB"/>
        </w:rPr>
        <w:t>to:</w:t>
      </w:r>
      <w:proofErr w:type="gramEnd"/>
      <w:r>
        <w:rPr>
          <w:lang w:val="en-GB"/>
        </w:rPr>
        <w:t xml:space="preserve"> installing and configuring software, setting up users’ </w:t>
      </w:r>
      <w:r>
        <w:rPr>
          <w:lang w:val="en-GB"/>
        </w:rPr>
        <w:lastRenderedPageBreak/>
        <w:t>accounts and roles,</w:t>
      </w:r>
      <w:r w:rsidR="00CD5600">
        <w:rPr>
          <w:lang w:val="en-GB"/>
        </w:rPr>
        <w:t xml:space="preserve"> defining vocabularies and categories,</w:t>
      </w:r>
      <w:r>
        <w:rPr>
          <w:lang w:val="en-GB"/>
        </w:rPr>
        <w:t xml:space="preserve"> managing technology tools, monitoring system performance, ensuring security through access controls, providing technical support.</w:t>
      </w:r>
    </w:p>
    <w:p w14:paraId="3E7B10C3" w14:textId="77777777" w:rsidR="00CD5600" w:rsidRPr="007E7B27" w:rsidRDefault="00CD5600" w:rsidP="00CD5600">
      <w:pPr>
        <w:pStyle w:val="Paragrafoelenco"/>
        <w:numPr>
          <w:ilvl w:val="0"/>
          <w:numId w:val="28"/>
        </w:numPr>
        <w:jc w:val="both"/>
      </w:pPr>
      <w:r w:rsidRPr="00786A1F">
        <w:rPr>
          <w:b/>
          <w:bCs/>
          <w:lang w:val="en-GB"/>
        </w:rPr>
        <w:t>SOCS publisher</w:t>
      </w:r>
      <w:r w:rsidRPr="00786A1F">
        <w:rPr>
          <w:lang w:val="en-GB"/>
        </w:rPr>
        <w:t>: This role represents every single user accessing the Platform and using its functionalities. He can access a collaboration workspace where he can collaborate with other users and exploits platform functionalities such as c</w:t>
      </w:r>
      <w:proofErr w:type="spellStart"/>
      <w:r>
        <w:t>omment</w:t>
      </w:r>
      <w:proofErr w:type="spellEnd"/>
      <w:r>
        <w:t xml:space="preserve"> a Blog, a</w:t>
      </w:r>
      <w:r w:rsidRPr="00786A1F">
        <w:rPr>
          <w:lang w:val="en-GB"/>
        </w:rPr>
        <w:t>dd a new thread, reply to a discussion, v</w:t>
      </w:r>
      <w:proofErr w:type="spellStart"/>
      <w:r>
        <w:t>iew</w:t>
      </w:r>
      <w:proofErr w:type="spellEnd"/>
      <w:r>
        <w:t xml:space="preserve"> Farm, Organisation and Agri-trial catalogues, </w:t>
      </w:r>
      <w:r w:rsidRPr="00786A1F">
        <w:t>view Documents and Wiki</w:t>
      </w:r>
      <w:r>
        <w:t xml:space="preserve">, add events. </w:t>
      </w:r>
      <w:r w:rsidRPr="007E7B27">
        <w:rPr>
          <w:lang w:val="en-GB"/>
        </w:rPr>
        <w:t>Through the Platform, he can manage to stay informed, to seek experts and specialists, to find and get expert shared knowledge.</w:t>
      </w:r>
    </w:p>
    <w:p w14:paraId="3A516CA9" w14:textId="6AC3363B" w:rsidR="00BA7D0B" w:rsidRDefault="00BA7D0B" w:rsidP="00BA7D0B">
      <w:pPr>
        <w:pStyle w:val="Paragrafoelenco"/>
        <w:numPr>
          <w:ilvl w:val="0"/>
          <w:numId w:val="28"/>
        </w:numPr>
        <w:jc w:val="both"/>
        <w:rPr>
          <w:lang w:val="en-GB"/>
        </w:rPr>
      </w:pPr>
      <w:r>
        <w:rPr>
          <w:b/>
          <w:lang w:val="en-GB"/>
        </w:rPr>
        <w:t>Content Manager</w:t>
      </w:r>
      <w:r>
        <w:rPr>
          <w:lang w:val="en-GB"/>
        </w:rPr>
        <w:t>: The Content Manager is a professional who provides expert advice in a particular area, such as the different agricultural domains (this for example can coincide with cluster topics</w:t>
      </w:r>
      <w:r w:rsidR="00CD5600">
        <w:rPr>
          <w:lang w:val="en-GB"/>
        </w:rPr>
        <w:t xml:space="preserve"> in the Discussion</w:t>
      </w:r>
      <w:r>
        <w:rPr>
          <w:lang w:val="en-GB"/>
        </w:rPr>
        <w:t>), technology</w:t>
      </w:r>
      <w:r w:rsidR="00CD5600">
        <w:rPr>
          <w:lang w:val="en-GB"/>
        </w:rPr>
        <w:t xml:space="preserve"> (this for example can coincide with technical documentation)</w:t>
      </w:r>
      <w:r>
        <w:rPr>
          <w:lang w:val="en-GB"/>
        </w:rPr>
        <w:t xml:space="preserve"> or any of many other specialised fields. They represent an expert or an experienced professional in a specific domain and has a wide knowledge of the subject matter, being able to use it for business purposes. They have no administrative role, but he acts as an honest broker, trying to help people and organisations to resolve a problem or arrange a deal by talking to all sides and finding out what they want, without favouring any one side but factorising competences and solutions. Besides being a mediator, considering their long business experience and domain knowledge, they will represent an animator of discussions, </w:t>
      </w:r>
      <w:r w:rsidR="001B3C29">
        <w:rPr>
          <w:lang w:val="en-GB"/>
        </w:rPr>
        <w:t>a blog publisher, a document library organiser</w:t>
      </w:r>
      <w:r>
        <w:rPr>
          <w:lang w:val="en-GB"/>
        </w:rPr>
        <w:t>.</w:t>
      </w:r>
    </w:p>
    <w:p w14:paraId="60C26663" w14:textId="67096273" w:rsidR="00BA7D0B" w:rsidRDefault="00BA7D0B" w:rsidP="00BA7D0B">
      <w:pPr>
        <w:pStyle w:val="Paragrafoelenco"/>
        <w:numPr>
          <w:ilvl w:val="0"/>
          <w:numId w:val="28"/>
        </w:numPr>
        <w:jc w:val="both"/>
        <w:rPr>
          <w:lang w:val="en-GB"/>
        </w:rPr>
      </w:pPr>
      <w:r>
        <w:rPr>
          <w:b/>
          <w:bCs/>
          <w:lang w:val="en-GB"/>
        </w:rPr>
        <w:t>Organisation</w:t>
      </w:r>
      <w:r w:rsidR="004139B0">
        <w:rPr>
          <w:b/>
          <w:bCs/>
          <w:lang w:val="en-GB"/>
        </w:rPr>
        <w:t>/Farm</w:t>
      </w:r>
      <w:r w:rsidR="00FF34FE">
        <w:rPr>
          <w:b/>
          <w:bCs/>
          <w:lang w:val="en-GB"/>
        </w:rPr>
        <w:t>/Pilot</w:t>
      </w:r>
      <w:r>
        <w:rPr>
          <w:b/>
          <w:bCs/>
          <w:lang w:val="en-GB"/>
        </w:rPr>
        <w:t xml:space="preserve"> Content Manager</w:t>
      </w:r>
      <w:r>
        <w:rPr>
          <w:lang w:val="en-GB"/>
        </w:rPr>
        <w:t>: Th</w:t>
      </w:r>
      <w:r w:rsidR="00FF34FE">
        <w:rPr>
          <w:lang w:val="en-GB"/>
        </w:rPr>
        <w:t>is role allows to add</w:t>
      </w:r>
      <w:r>
        <w:rPr>
          <w:lang w:val="en-GB"/>
        </w:rPr>
        <w:t xml:space="preserve"> det</w:t>
      </w:r>
      <w:r w:rsidR="00FF34FE">
        <w:rPr>
          <w:lang w:val="en-GB"/>
        </w:rPr>
        <w:t xml:space="preserve">ailed </w:t>
      </w:r>
      <w:r>
        <w:rPr>
          <w:lang w:val="en-GB"/>
        </w:rPr>
        <w:t>characteristics for each specific organisation</w:t>
      </w:r>
      <w:r w:rsidR="00152351">
        <w:rPr>
          <w:lang w:val="en-GB"/>
        </w:rPr>
        <w:t xml:space="preserve">, </w:t>
      </w:r>
      <w:proofErr w:type="gramStart"/>
      <w:r w:rsidR="004139B0">
        <w:rPr>
          <w:lang w:val="en-GB"/>
        </w:rPr>
        <w:t>farm</w:t>
      </w:r>
      <w:proofErr w:type="gramEnd"/>
      <w:r>
        <w:rPr>
          <w:lang w:val="en-GB"/>
        </w:rPr>
        <w:t xml:space="preserve"> </w:t>
      </w:r>
      <w:r w:rsidR="00152351">
        <w:rPr>
          <w:lang w:val="en-GB"/>
        </w:rPr>
        <w:t>and pilots</w:t>
      </w:r>
      <w:r w:rsidR="0018674F">
        <w:rPr>
          <w:lang w:val="en-GB"/>
        </w:rPr>
        <w:t xml:space="preserve"> (or </w:t>
      </w:r>
      <w:proofErr w:type="spellStart"/>
      <w:r w:rsidR="0018674F">
        <w:rPr>
          <w:lang w:val="en-GB"/>
        </w:rPr>
        <w:t>agri</w:t>
      </w:r>
      <w:proofErr w:type="spellEnd"/>
      <w:r w:rsidR="0018674F">
        <w:rPr>
          <w:lang w:val="en-GB"/>
        </w:rPr>
        <w:t>-trial</w:t>
      </w:r>
      <w:r w:rsidR="00152351">
        <w:rPr>
          <w:lang w:val="en-GB"/>
        </w:rPr>
        <w:t>)</w:t>
      </w:r>
      <w:r>
        <w:rPr>
          <w:lang w:val="en-GB"/>
        </w:rPr>
        <w:t xml:space="preserve">. The </w:t>
      </w:r>
      <w:r w:rsidR="00D217D3">
        <w:rPr>
          <w:lang w:val="en-GB"/>
        </w:rPr>
        <w:t xml:space="preserve">users with this role </w:t>
      </w:r>
      <w:r>
        <w:rPr>
          <w:lang w:val="en-GB"/>
        </w:rPr>
        <w:t>will be r</w:t>
      </w:r>
      <w:r>
        <w:rPr>
          <w:rStyle w:val="sumotwilighterhighlighted"/>
          <w:lang w:val="en-GB"/>
        </w:rPr>
        <w:t>esponsible for the updating of all aspects of the organisation</w:t>
      </w:r>
      <w:r w:rsidR="004139B0">
        <w:rPr>
          <w:rStyle w:val="sumotwilighterhighlighted"/>
          <w:lang w:val="en-GB"/>
        </w:rPr>
        <w:t>/farm</w:t>
      </w:r>
      <w:r w:rsidR="00152351">
        <w:rPr>
          <w:rStyle w:val="sumotwilighterhighlighted"/>
          <w:lang w:val="en-GB"/>
        </w:rPr>
        <w:t>/</w:t>
      </w:r>
      <w:r w:rsidR="0018674F">
        <w:rPr>
          <w:rStyle w:val="sumotwilighterhighlighted"/>
          <w:lang w:val="en-GB"/>
        </w:rPr>
        <w:t>pilots</w:t>
      </w:r>
      <w:r>
        <w:rPr>
          <w:lang w:val="en-GB"/>
        </w:rPr>
        <w:t xml:space="preserve">. He will be in charge of writing, editing and </w:t>
      </w:r>
      <w:proofErr w:type="gramStart"/>
      <w:r>
        <w:rPr>
          <w:lang w:val="en-GB"/>
        </w:rPr>
        <w:t>proof</w:t>
      </w:r>
      <w:r w:rsidR="004139B0">
        <w:rPr>
          <w:lang w:val="en-GB"/>
        </w:rPr>
        <w:t xml:space="preserve"> </w:t>
      </w:r>
      <w:r>
        <w:rPr>
          <w:lang w:val="en-GB"/>
        </w:rPr>
        <w:t>reading</w:t>
      </w:r>
      <w:proofErr w:type="gramEnd"/>
      <w:r>
        <w:rPr>
          <w:lang w:val="en-GB"/>
        </w:rPr>
        <w:t xml:space="preserve"> these contents. </w:t>
      </w:r>
      <w:r w:rsidR="00D217D3">
        <w:rPr>
          <w:lang w:val="en-GB"/>
        </w:rPr>
        <w:t>Each pilot leader, thanks to this role, will be able to</w:t>
      </w:r>
      <w:r>
        <w:rPr>
          <w:lang w:val="en-GB"/>
        </w:rPr>
        <w:t xml:space="preserve"> add </w:t>
      </w:r>
      <w:r w:rsidR="00D217D3">
        <w:rPr>
          <w:lang w:val="en-GB"/>
        </w:rPr>
        <w:t>information related to his/her pilot</w:t>
      </w:r>
      <w:r>
        <w:rPr>
          <w:lang w:val="en-GB"/>
        </w:rPr>
        <w:t>.</w:t>
      </w:r>
    </w:p>
    <w:p w14:paraId="3BD0688E" w14:textId="36FB4DB3" w:rsidR="00B22DC1" w:rsidRDefault="00B22DC1" w:rsidP="00BA7D0B">
      <w:pPr>
        <w:pStyle w:val="Paragrafoelenco"/>
        <w:numPr>
          <w:ilvl w:val="0"/>
          <w:numId w:val="28"/>
        </w:numPr>
        <w:jc w:val="both"/>
        <w:rPr>
          <w:lang w:val="en-GB"/>
        </w:rPr>
      </w:pPr>
      <w:r>
        <w:rPr>
          <w:b/>
          <w:bCs/>
          <w:lang w:val="en-GB"/>
        </w:rPr>
        <w:t>Challenge Author Manager</w:t>
      </w:r>
      <w:r>
        <w:rPr>
          <w:lang w:val="en-GB"/>
        </w:rPr>
        <w:t>: The Challenge Author Manager</w:t>
      </w:r>
      <w:r w:rsidR="00AA79DF">
        <w:rPr>
          <w:lang w:val="en-GB"/>
        </w:rPr>
        <w:t>,</w:t>
      </w:r>
      <w:r>
        <w:rPr>
          <w:lang w:val="en-GB"/>
        </w:rPr>
        <w:t xml:space="preserve"> could be a farmer or a farmer association representative, able to create, through the co-creation application, a challenge which consists in a farmer need.</w:t>
      </w:r>
    </w:p>
    <w:p w14:paraId="6CB7B11E" w14:textId="14B1BEC4" w:rsidR="001C4394" w:rsidRPr="001C4394" w:rsidRDefault="001C4394" w:rsidP="001C4394">
      <w:pPr>
        <w:pStyle w:val="Paragrafoelenco"/>
        <w:jc w:val="both"/>
        <w:rPr>
          <w:lang w:val="en-GB" w:eastAsia="en-GB"/>
        </w:rPr>
      </w:pPr>
    </w:p>
    <w:p w14:paraId="2AD35E27" w14:textId="72DD5561" w:rsidR="00CA3CB2" w:rsidRPr="00216532" w:rsidRDefault="00CA3CB2" w:rsidP="00CA3CB2">
      <w:pPr>
        <w:pStyle w:val="Titolo1"/>
        <w:rPr>
          <w:rFonts w:eastAsia="Batang"/>
        </w:rPr>
      </w:pPr>
      <w:bookmarkStart w:id="9" w:name="_Toc56614876"/>
      <w:bookmarkStart w:id="10" w:name="_Toc101342237"/>
      <w:r w:rsidRPr="00216532">
        <w:rPr>
          <w:rFonts w:eastAsia="Batang"/>
        </w:rPr>
        <w:t xml:space="preserve">How to use the </w:t>
      </w:r>
      <w:r>
        <w:rPr>
          <w:rFonts w:eastAsia="Batang"/>
        </w:rPr>
        <w:t>DEMETER Workspace</w:t>
      </w:r>
      <w:bookmarkEnd w:id="9"/>
      <w:r w:rsidR="00975809">
        <w:rPr>
          <w:rFonts w:eastAsia="Batang"/>
        </w:rPr>
        <w:t>s</w:t>
      </w:r>
      <w:bookmarkEnd w:id="10"/>
    </w:p>
    <w:p w14:paraId="605E116F" w14:textId="09485677" w:rsidR="00750F9B" w:rsidRDefault="00750F9B" w:rsidP="00750F9B">
      <w:pPr>
        <w:jc w:val="both"/>
        <w:rPr>
          <w:rFonts w:ascii="Calibri" w:eastAsia="Batang" w:hAnsi="Calibri"/>
          <w:szCs w:val="20"/>
          <w:lang w:val="en-US" w:eastAsia="ko-KR"/>
        </w:rPr>
      </w:pPr>
      <w:r w:rsidRPr="00843D9B">
        <w:rPr>
          <w:rFonts w:ascii="Calibri" w:eastAsia="Batang" w:hAnsi="Calibri"/>
          <w:szCs w:val="20"/>
          <w:lang w:val="en-US" w:eastAsia="ko-KR"/>
        </w:rPr>
        <w:t xml:space="preserve">The </w:t>
      </w:r>
      <w:r w:rsidR="00BA7D0B">
        <w:rPr>
          <w:rFonts w:ascii="Calibri" w:eastAsia="Batang" w:hAnsi="Calibri"/>
          <w:szCs w:val="20"/>
          <w:lang w:val="en-US" w:eastAsia="ko-KR"/>
        </w:rPr>
        <w:t>workspace</w:t>
      </w:r>
      <w:r w:rsidR="00975809">
        <w:rPr>
          <w:rFonts w:ascii="Calibri" w:eastAsia="Batang" w:hAnsi="Calibri"/>
          <w:szCs w:val="20"/>
          <w:lang w:val="en-US" w:eastAsia="ko-KR"/>
        </w:rPr>
        <w:t xml:space="preserve"> is</w:t>
      </w:r>
      <w:r w:rsidRPr="00843D9B">
        <w:rPr>
          <w:rFonts w:ascii="Calibri" w:eastAsia="Batang" w:hAnsi="Calibri"/>
          <w:szCs w:val="20"/>
          <w:lang w:val="en-US" w:eastAsia="ko-KR"/>
        </w:rPr>
        <w:t xml:space="preserve"> managed by </w:t>
      </w:r>
      <w:r w:rsidR="00BA7D0B">
        <w:rPr>
          <w:rFonts w:ascii="Calibri" w:eastAsia="Batang" w:hAnsi="Calibri"/>
          <w:szCs w:val="20"/>
          <w:lang w:val="en-US" w:eastAsia="ko-KR"/>
        </w:rPr>
        <w:t>the system</w:t>
      </w:r>
      <w:r w:rsidRPr="00843D9B">
        <w:rPr>
          <w:rFonts w:ascii="Calibri" w:eastAsia="Batang" w:hAnsi="Calibri"/>
          <w:szCs w:val="20"/>
          <w:lang w:val="en-US" w:eastAsia="ko-KR"/>
        </w:rPr>
        <w:t xml:space="preserve"> </w:t>
      </w:r>
      <w:r w:rsidR="00BA7D0B">
        <w:rPr>
          <w:rFonts w:ascii="Calibri" w:eastAsia="Batang" w:hAnsi="Calibri"/>
          <w:szCs w:val="20"/>
          <w:lang w:val="en-US" w:eastAsia="ko-KR"/>
        </w:rPr>
        <w:t>a</w:t>
      </w:r>
      <w:r w:rsidRPr="00843D9B">
        <w:rPr>
          <w:rFonts w:ascii="Calibri" w:eastAsia="Batang" w:hAnsi="Calibri"/>
          <w:szCs w:val="20"/>
          <w:lang w:val="en-US" w:eastAsia="ko-KR"/>
        </w:rPr>
        <w:t xml:space="preserve">dministrator and offers a collaborative working environment, equipped with useful tools and functionalities, </w:t>
      </w:r>
      <w:proofErr w:type="gramStart"/>
      <w:r w:rsidRPr="00843D9B">
        <w:rPr>
          <w:rFonts w:ascii="Calibri" w:eastAsia="Batang" w:hAnsi="Calibri"/>
          <w:szCs w:val="20"/>
          <w:lang w:val="en-US" w:eastAsia="ko-KR"/>
        </w:rPr>
        <w:t>in order to</w:t>
      </w:r>
      <w:proofErr w:type="gramEnd"/>
      <w:r w:rsidRPr="00843D9B">
        <w:rPr>
          <w:rFonts w:ascii="Calibri" w:eastAsia="Batang" w:hAnsi="Calibri"/>
          <w:szCs w:val="20"/>
          <w:lang w:val="en-US" w:eastAsia="ko-KR"/>
        </w:rPr>
        <w:t xml:space="preserve"> support collaboration and collective knowledge management.</w:t>
      </w:r>
    </w:p>
    <w:p w14:paraId="212C1D05" w14:textId="7AA8975F" w:rsidR="00D94D34" w:rsidRDefault="00236CD4" w:rsidP="00750F9B">
      <w:pPr>
        <w:jc w:val="both"/>
        <w:rPr>
          <w:lang w:val="en-GB"/>
        </w:rPr>
      </w:pPr>
      <w:r>
        <w:rPr>
          <w:rFonts w:ascii="Calibri" w:eastAsia="Batang" w:hAnsi="Calibri"/>
          <w:szCs w:val="20"/>
          <w:lang w:val="en-US" w:eastAsia="ko-KR"/>
        </w:rPr>
        <w:t xml:space="preserve">In the SOCS, two </w:t>
      </w:r>
      <w:r w:rsidRPr="0D79D892">
        <w:rPr>
          <w:lang w:val="en-GB" w:eastAsia="en-GB"/>
        </w:rPr>
        <w:t xml:space="preserve">different </w:t>
      </w:r>
      <w:r w:rsidRPr="597CDF0B">
        <w:rPr>
          <w:lang w:val="en-GB" w:eastAsia="en-GB"/>
        </w:rPr>
        <w:t xml:space="preserve">workspaces </w:t>
      </w:r>
      <w:r>
        <w:rPr>
          <w:lang w:val="en-GB" w:eastAsia="en-GB"/>
        </w:rPr>
        <w:t>(</w:t>
      </w:r>
      <w:r w:rsidRPr="597CDF0B">
        <w:rPr>
          <w:lang w:val="en-GB" w:eastAsia="en-GB"/>
        </w:rPr>
        <w:t xml:space="preserve">which are </w:t>
      </w:r>
      <w:r w:rsidRPr="597CDF0B">
        <w:rPr>
          <w:lang w:val="en-GB"/>
        </w:rPr>
        <w:t>spaces with the needed collaborative applications to satisfy specific users’ interests</w:t>
      </w:r>
      <w:r>
        <w:rPr>
          <w:lang w:val="en-GB"/>
        </w:rPr>
        <w:t>) have been configurated</w:t>
      </w:r>
      <w:r w:rsidRPr="597CDF0B">
        <w:rPr>
          <w:lang w:val="en-GB"/>
        </w:rPr>
        <w:t>. Indeed, the current structure is based on a workspace for all the DEMETER participants</w:t>
      </w:r>
      <w:r w:rsidR="005B35D0">
        <w:rPr>
          <w:lang w:val="en-GB"/>
        </w:rPr>
        <w:t xml:space="preserve"> (</w:t>
      </w:r>
      <w:r w:rsidR="005B35D0" w:rsidRPr="005B35D0">
        <w:rPr>
          <w:b/>
          <w:bCs/>
          <w:lang w:val="en-GB"/>
        </w:rPr>
        <w:t>SOCS workspace</w:t>
      </w:r>
      <w:r w:rsidR="005B35D0">
        <w:rPr>
          <w:lang w:val="en-GB"/>
        </w:rPr>
        <w:t>)</w:t>
      </w:r>
      <w:r w:rsidRPr="597CDF0B">
        <w:rPr>
          <w:lang w:val="en-GB"/>
        </w:rPr>
        <w:t xml:space="preserve"> and a workspace just for developers</w:t>
      </w:r>
      <w:r w:rsidR="005B35D0">
        <w:rPr>
          <w:lang w:val="en-GB"/>
        </w:rPr>
        <w:t xml:space="preserve"> (</w:t>
      </w:r>
      <w:r w:rsidR="005B35D0" w:rsidRPr="005B35D0">
        <w:rPr>
          <w:b/>
          <w:bCs/>
          <w:lang w:val="en-GB"/>
        </w:rPr>
        <w:t>DEVELOPERS workspace</w:t>
      </w:r>
      <w:r w:rsidR="005B35D0">
        <w:rPr>
          <w:lang w:val="en-GB"/>
        </w:rPr>
        <w:t>)</w:t>
      </w:r>
      <w:r w:rsidRPr="597CDF0B">
        <w:rPr>
          <w:lang w:val="en-GB"/>
        </w:rPr>
        <w:t>. The former offer</w:t>
      </w:r>
      <w:r>
        <w:rPr>
          <w:lang w:val="en-GB"/>
        </w:rPr>
        <w:t xml:space="preserve">s </w:t>
      </w:r>
      <w:r w:rsidRPr="597CDF0B">
        <w:rPr>
          <w:lang w:val="en-GB"/>
        </w:rPr>
        <w:t xml:space="preserve">common repositories to </w:t>
      </w:r>
      <w:r w:rsidRPr="597CDF0B">
        <w:rPr>
          <w:lang w:val="en-GB" w:eastAsia="en-GB"/>
        </w:rPr>
        <w:t>discover organisations and farms’ core activities as well as pilots’ catalogue and</w:t>
      </w:r>
      <w:r w:rsidRPr="597CDF0B">
        <w:rPr>
          <w:lang w:val="en-GB"/>
        </w:rPr>
        <w:t xml:space="preserve"> will aim at facilitating the creation and sharing of agricultural</w:t>
      </w:r>
      <w:r w:rsidR="00152351">
        <w:rPr>
          <w:lang w:val="en-GB"/>
        </w:rPr>
        <w:t xml:space="preserve"> and digital</w:t>
      </w:r>
      <w:r w:rsidRPr="597CDF0B">
        <w:rPr>
          <w:lang w:val="en-GB"/>
        </w:rPr>
        <w:t xml:space="preserve"> contents, information, news, events, best practices, knowledge, challenges among all the different categories of users. The latter aim</w:t>
      </w:r>
      <w:r>
        <w:rPr>
          <w:lang w:val="en-GB"/>
        </w:rPr>
        <w:t>s</w:t>
      </w:r>
      <w:r w:rsidRPr="597CDF0B">
        <w:rPr>
          <w:lang w:val="en-GB"/>
        </w:rPr>
        <w:t xml:space="preserve"> at representing a virtual space to enable the collaboration among developers, mainly through the sharing of technical documentation that will be made available by using the wiki application (</w:t>
      </w:r>
      <w:r w:rsidRPr="597CDF0B">
        <w:rPr>
          <w:lang w:val="en-GB" w:eastAsia="en-GB"/>
        </w:rPr>
        <w:t>tool to formalise users’ knowledge in a structured way</w:t>
      </w:r>
      <w:r w:rsidRPr="597CDF0B">
        <w:rPr>
          <w:lang w:val="en-GB"/>
        </w:rPr>
        <w:t xml:space="preserve">), the document library and through categorized discussions to solve specific issues. </w:t>
      </w:r>
    </w:p>
    <w:p w14:paraId="4B578012" w14:textId="77777777" w:rsidR="00FB1835" w:rsidRDefault="00FB1835" w:rsidP="00FB1835">
      <w:pPr>
        <w:keepNext/>
        <w:jc w:val="center"/>
      </w:pPr>
      <w:r>
        <w:rPr>
          <w:noProof/>
          <w:lang w:val="en-GB"/>
        </w:rPr>
        <w:lastRenderedPageBreak/>
        <w:drawing>
          <wp:inline distT="0" distB="0" distL="0" distR="0" wp14:anchorId="5F1D0A4F" wp14:editId="401AEE95">
            <wp:extent cx="5731510" cy="2503170"/>
            <wp:effectExtent l="19050" t="19050" r="21590" b="1143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15">
                      <a:extLst>
                        <a:ext uri="{28A0092B-C50C-407E-A947-70E740481C1C}">
                          <a14:useLocalDpi xmlns:a14="http://schemas.microsoft.com/office/drawing/2010/main" val="0"/>
                        </a:ext>
                      </a:extLst>
                    </a:blip>
                    <a:stretch>
                      <a:fillRect/>
                    </a:stretch>
                  </pic:blipFill>
                  <pic:spPr>
                    <a:xfrm>
                      <a:off x="0" y="0"/>
                      <a:ext cx="5731510" cy="2503170"/>
                    </a:xfrm>
                    <a:prstGeom prst="rect">
                      <a:avLst/>
                    </a:prstGeom>
                    <a:ln>
                      <a:solidFill>
                        <a:schemeClr val="bg1">
                          <a:lumMod val="65000"/>
                        </a:schemeClr>
                      </a:solidFill>
                    </a:ln>
                  </pic:spPr>
                </pic:pic>
              </a:graphicData>
            </a:graphic>
          </wp:inline>
        </w:drawing>
      </w:r>
    </w:p>
    <w:p w14:paraId="783CD8C9" w14:textId="5FF11F63" w:rsidR="00FB1835" w:rsidRDefault="00FB1835" w:rsidP="00FB1835">
      <w:pPr>
        <w:pStyle w:val="Didascalia"/>
      </w:pPr>
      <w:r>
        <w:t xml:space="preserve">Figure </w:t>
      </w:r>
      <w:r>
        <w:fldChar w:fldCharType="begin"/>
      </w:r>
      <w:r>
        <w:instrText xml:space="preserve"> SEQ Figure \* ARABIC </w:instrText>
      </w:r>
      <w:r>
        <w:fldChar w:fldCharType="separate"/>
      </w:r>
      <w:r w:rsidR="00A51BDE">
        <w:rPr>
          <w:noProof/>
        </w:rPr>
        <w:t>4</w:t>
      </w:r>
      <w:r>
        <w:fldChar w:fldCharType="end"/>
      </w:r>
      <w:r>
        <w:t xml:space="preserve"> Workspaces: SOCS and Developers</w:t>
      </w:r>
    </w:p>
    <w:p w14:paraId="421CDC72" w14:textId="77777777" w:rsidR="00FB1835" w:rsidRPr="00FB1835" w:rsidRDefault="00FB1835" w:rsidP="00FB1835">
      <w:pPr>
        <w:rPr>
          <w:lang w:val="en-GB"/>
        </w:rPr>
      </w:pPr>
    </w:p>
    <w:p w14:paraId="485C7B05" w14:textId="05556306" w:rsidR="00152351" w:rsidRDefault="00152351" w:rsidP="00750F9B">
      <w:pPr>
        <w:jc w:val="both"/>
        <w:rPr>
          <w:lang w:val="en-GB"/>
        </w:rPr>
      </w:pPr>
      <w:r>
        <w:rPr>
          <w:lang w:val="en-GB"/>
        </w:rPr>
        <w:t>After login using ACS credentials, the user will be directed in the SOCS workspace as Publisher. In case he/she</w:t>
      </w:r>
      <w:r w:rsidR="005B35D0">
        <w:rPr>
          <w:lang w:val="en-GB"/>
        </w:rPr>
        <w:t>, as DEMETER component owner or as pilot developer, wants to join the DEVELOPER space, he/she has to send an email to</w:t>
      </w:r>
      <w:r w:rsidR="00282577">
        <w:rPr>
          <w:lang w:val="en-GB"/>
        </w:rPr>
        <w:t xml:space="preserve"> </w:t>
      </w:r>
      <w:hyperlink r:id="rId16" w:tgtFrame="_blank" w:history="1">
        <w:r w:rsidR="00282577" w:rsidRPr="004D5FA2">
          <w:rPr>
            <w:rStyle w:val="Collegamentoipertestuale"/>
            <w:rFonts w:cs="Calibri"/>
            <w:bdr w:val="none" w:sz="0" w:space="0" w:color="auto" w:frame="1"/>
            <w:shd w:val="clear" w:color="auto" w:fill="FFFFFF"/>
          </w:rPr>
          <w:t>SOCS_operator@h2020-demeter.eu</w:t>
        </w:r>
      </w:hyperlink>
      <w:r w:rsidR="005B35D0">
        <w:rPr>
          <w:lang w:val="en-GB"/>
        </w:rPr>
        <w:t xml:space="preserve">. </w:t>
      </w:r>
    </w:p>
    <w:p w14:paraId="1CF5ECD6" w14:textId="4C8C0559" w:rsidR="00271D18" w:rsidRPr="00236CD4" w:rsidRDefault="00271D18" w:rsidP="00750F9B">
      <w:pPr>
        <w:jc w:val="both"/>
        <w:rPr>
          <w:lang w:val="en-GB"/>
        </w:rPr>
      </w:pPr>
      <w:r>
        <w:rPr>
          <w:lang w:val="en-GB"/>
        </w:rPr>
        <w:t xml:space="preserve">Once in the SOCS workspace, the user can see the </w:t>
      </w:r>
      <w:proofErr w:type="gramStart"/>
      <w:r>
        <w:rPr>
          <w:lang w:val="en-GB"/>
        </w:rPr>
        <w:t>Home</w:t>
      </w:r>
      <w:proofErr w:type="gramEnd"/>
      <w:r>
        <w:rPr>
          <w:lang w:val="en-GB"/>
        </w:rPr>
        <w:t xml:space="preserve"> page where a list of all the recent resources (Blog, discussion and wiki) are shown</w:t>
      </w:r>
      <w:r w:rsidR="00C90482">
        <w:rPr>
          <w:lang w:val="en-GB"/>
        </w:rPr>
        <w:t xml:space="preserve"> reporting the title, the type of the resource, the assigned categories and tags, an </w:t>
      </w:r>
      <w:r w:rsidR="00F43FAC" w:rsidRPr="00F43FAC">
        <w:rPr>
          <w:lang w:val="en-GB"/>
        </w:rPr>
        <w:t>excerpt of the resource</w:t>
      </w:r>
      <w:r w:rsidR="00F43FAC">
        <w:rPr>
          <w:lang w:val="en-GB"/>
        </w:rPr>
        <w:t>.</w:t>
      </w:r>
    </w:p>
    <w:p w14:paraId="24DB6860" w14:textId="609CFFE6" w:rsidR="00A522FA" w:rsidRDefault="00271D18" w:rsidP="00A522FA">
      <w:pPr>
        <w:keepNext/>
      </w:pPr>
      <w:r>
        <w:rPr>
          <w:noProof/>
        </w:rPr>
        <w:drawing>
          <wp:inline distT="0" distB="0" distL="0" distR="0" wp14:anchorId="021207BB" wp14:editId="49E3D280">
            <wp:extent cx="5731510" cy="2841625"/>
            <wp:effectExtent l="19050" t="19050" r="21590" b="15875"/>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731510" cy="2841625"/>
                    </a:xfrm>
                    <a:prstGeom prst="rect">
                      <a:avLst/>
                    </a:prstGeom>
                    <a:ln>
                      <a:solidFill>
                        <a:schemeClr val="bg1">
                          <a:lumMod val="65000"/>
                        </a:schemeClr>
                      </a:solidFill>
                    </a:ln>
                  </pic:spPr>
                </pic:pic>
              </a:graphicData>
            </a:graphic>
          </wp:inline>
        </w:drawing>
      </w:r>
    </w:p>
    <w:p w14:paraId="3DB760D3" w14:textId="030C6CE9" w:rsidR="00750F9B" w:rsidRDefault="00A522FA" w:rsidP="00A522FA">
      <w:pPr>
        <w:pStyle w:val="Didascalia"/>
      </w:pPr>
      <w:r>
        <w:t xml:space="preserve">Figure </w:t>
      </w:r>
      <w:r>
        <w:fldChar w:fldCharType="begin"/>
      </w:r>
      <w:r>
        <w:instrText xml:space="preserve"> SEQ Figure \* ARABIC </w:instrText>
      </w:r>
      <w:r>
        <w:fldChar w:fldCharType="separate"/>
      </w:r>
      <w:r w:rsidR="00A51BDE">
        <w:rPr>
          <w:noProof/>
        </w:rPr>
        <w:t>5</w:t>
      </w:r>
      <w:r>
        <w:fldChar w:fldCharType="end"/>
      </w:r>
      <w:r>
        <w:t xml:space="preserve"> </w:t>
      </w:r>
      <w:r w:rsidR="00507221">
        <w:t>SOCS h</w:t>
      </w:r>
      <w:r>
        <w:t>ome page</w:t>
      </w:r>
    </w:p>
    <w:p w14:paraId="192BC5C7" w14:textId="3D5E28EF" w:rsidR="00152351" w:rsidRDefault="00033766" w:rsidP="00B347B3">
      <w:pPr>
        <w:jc w:val="both"/>
        <w:rPr>
          <w:lang w:val="en-GB"/>
        </w:rPr>
      </w:pPr>
      <w:r>
        <w:rPr>
          <w:lang w:val="en-GB"/>
        </w:rPr>
        <w:t>If a</w:t>
      </w:r>
      <w:r w:rsidR="005B35D0">
        <w:rPr>
          <w:lang w:val="en-GB"/>
        </w:rPr>
        <w:t xml:space="preserve"> user, member of both the workspaces, </w:t>
      </w:r>
      <w:proofErr w:type="gramStart"/>
      <w:r w:rsidR="005B35D0">
        <w:rPr>
          <w:lang w:val="en-GB"/>
        </w:rPr>
        <w:t>has to</w:t>
      </w:r>
      <w:proofErr w:type="gramEnd"/>
      <w:r w:rsidR="005B35D0">
        <w:rPr>
          <w:lang w:val="en-GB"/>
        </w:rPr>
        <w:t xml:space="preserve"> </w:t>
      </w:r>
      <w:r>
        <w:rPr>
          <w:lang w:val="en-GB"/>
        </w:rPr>
        <w:t>change workspace, he/she has to go</w:t>
      </w:r>
      <w:r w:rsidR="005B35D0">
        <w:rPr>
          <w:lang w:val="en-GB"/>
        </w:rPr>
        <w:t xml:space="preserve"> on </w:t>
      </w:r>
      <w:r w:rsidR="00B347B3">
        <w:rPr>
          <w:lang w:val="en-GB"/>
        </w:rPr>
        <w:t xml:space="preserve">My </w:t>
      </w:r>
      <w:r w:rsidR="005B35D0">
        <w:rPr>
          <w:lang w:val="en-GB"/>
        </w:rPr>
        <w:t>Profile (at the top bar, on th</w:t>
      </w:r>
      <w:r w:rsidR="00B347B3">
        <w:rPr>
          <w:lang w:val="en-GB"/>
        </w:rPr>
        <w:t>e</w:t>
      </w:r>
      <w:r w:rsidR="005B35D0">
        <w:rPr>
          <w:lang w:val="en-GB"/>
        </w:rPr>
        <w:t xml:space="preserve"> right) and click on My sites</w:t>
      </w:r>
      <w:r>
        <w:rPr>
          <w:lang w:val="en-GB"/>
        </w:rPr>
        <w:t>, where he</w:t>
      </w:r>
      <w:r w:rsidR="00F43FAC">
        <w:rPr>
          <w:lang w:val="en-GB"/>
        </w:rPr>
        <w:t>/she</w:t>
      </w:r>
      <w:r>
        <w:rPr>
          <w:lang w:val="en-GB"/>
        </w:rPr>
        <w:t xml:space="preserve"> can select the interested site</w:t>
      </w:r>
      <w:r w:rsidR="005B35D0">
        <w:rPr>
          <w:lang w:val="en-GB"/>
        </w:rPr>
        <w:t>.</w:t>
      </w:r>
    </w:p>
    <w:p w14:paraId="3E892E7F" w14:textId="77777777" w:rsidR="00507221" w:rsidRDefault="00507221" w:rsidP="00507221">
      <w:pPr>
        <w:keepNext/>
        <w:jc w:val="center"/>
      </w:pPr>
      <w:r>
        <w:rPr>
          <w:noProof/>
          <w:lang w:val="en-GB"/>
        </w:rPr>
        <w:lastRenderedPageBreak/>
        <w:drawing>
          <wp:inline distT="0" distB="0" distL="0" distR="0" wp14:anchorId="5D19626A" wp14:editId="194D2DC0">
            <wp:extent cx="5731510" cy="2580005"/>
            <wp:effectExtent l="19050" t="19050" r="21590" b="10795"/>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731510" cy="2580005"/>
                    </a:xfrm>
                    <a:prstGeom prst="rect">
                      <a:avLst/>
                    </a:prstGeom>
                    <a:ln>
                      <a:solidFill>
                        <a:schemeClr val="bg1">
                          <a:lumMod val="65000"/>
                        </a:schemeClr>
                      </a:solidFill>
                    </a:ln>
                  </pic:spPr>
                </pic:pic>
              </a:graphicData>
            </a:graphic>
          </wp:inline>
        </w:drawing>
      </w:r>
    </w:p>
    <w:p w14:paraId="418740D0" w14:textId="33B038D8" w:rsidR="00507221" w:rsidRDefault="00507221" w:rsidP="00507221">
      <w:pPr>
        <w:pStyle w:val="Didascalia"/>
      </w:pPr>
      <w:r>
        <w:t xml:space="preserve">Figure </w:t>
      </w:r>
      <w:r>
        <w:fldChar w:fldCharType="begin"/>
      </w:r>
      <w:r>
        <w:instrText xml:space="preserve"> SEQ Figure \* ARABIC </w:instrText>
      </w:r>
      <w:r>
        <w:fldChar w:fldCharType="separate"/>
      </w:r>
      <w:r w:rsidR="00A51BDE">
        <w:rPr>
          <w:noProof/>
        </w:rPr>
        <w:t>6</w:t>
      </w:r>
      <w:r>
        <w:fldChar w:fldCharType="end"/>
      </w:r>
      <w:r>
        <w:t xml:space="preserve"> User profile </w:t>
      </w:r>
    </w:p>
    <w:p w14:paraId="10A82DD3" w14:textId="0CE67B3A" w:rsidR="00507221" w:rsidRDefault="00507221" w:rsidP="00152351">
      <w:pPr>
        <w:rPr>
          <w:lang w:val="en-GB"/>
        </w:rPr>
      </w:pPr>
    </w:p>
    <w:p w14:paraId="05BEBA7C" w14:textId="64D42F44" w:rsidR="00507221" w:rsidRDefault="00507221" w:rsidP="00152351">
      <w:pPr>
        <w:rPr>
          <w:lang w:val="en-GB"/>
        </w:rPr>
      </w:pPr>
      <w:r>
        <w:rPr>
          <w:noProof/>
          <w:lang w:val="en-GB"/>
        </w:rPr>
        <w:drawing>
          <wp:inline distT="0" distB="0" distL="0" distR="0" wp14:anchorId="349688D8" wp14:editId="5F31EC90">
            <wp:extent cx="5731510" cy="1439545"/>
            <wp:effectExtent l="19050" t="19050" r="21590" b="273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9">
                      <a:extLst>
                        <a:ext uri="{28A0092B-C50C-407E-A947-70E740481C1C}">
                          <a14:useLocalDpi xmlns:a14="http://schemas.microsoft.com/office/drawing/2010/main" val="0"/>
                        </a:ext>
                      </a:extLst>
                    </a:blip>
                    <a:stretch>
                      <a:fillRect/>
                    </a:stretch>
                  </pic:blipFill>
                  <pic:spPr>
                    <a:xfrm>
                      <a:off x="0" y="0"/>
                      <a:ext cx="5731510" cy="1439545"/>
                    </a:xfrm>
                    <a:prstGeom prst="rect">
                      <a:avLst/>
                    </a:prstGeom>
                    <a:ln>
                      <a:solidFill>
                        <a:schemeClr val="bg1">
                          <a:lumMod val="65000"/>
                        </a:schemeClr>
                      </a:solidFill>
                    </a:ln>
                  </pic:spPr>
                </pic:pic>
              </a:graphicData>
            </a:graphic>
          </wp:inline>
        </w:drawing>
      </w:r>
    </w:p>
    <w:p w14:paraId="4E406C8D" w14:textId="76613DDC" w:rsidR="00507221" w:rsidRDefault="00507221" w:rsidP="00507221">
      <w:pPr>
        <w:pStyle w:val="Didascalia"/>
      </w:pPr>
      <w:r>
        <w:t xml:space="preserve">Figure </w:t>
      </w:r>
      <w:r>
        <w:fldChar w:fldCharType="begin"/>
      </w:r>
      <w:r>
        <w:instrText xml:space="preserve"> SEQ Figure \* ARABIC </w:instrText>
      </w:r>
      <w:r>
        <w:fldChar w:fldCharType="separate"/>
      </w:r>
      <w:r w:rsidR="00A51BDE">
        <w:rPr>
          <w:noProof/>
        </w:rPr>
        <w:t>7</w:t>
      </w:r>
      <w:r>
        <w:fldChar w:fldCharType="end"/>
      </w:r>
      <w:r>
        <w:t xml:space="preserve"> Select site</w:t>
      </w:r>
    </w:p>
    <w:p w14:paraId="58ECCC71" w14:textId="77777777" w:rsidR="00152351" w:rsidRPr="00152351" w:rsidRDefault="00152351" w:rsidP="00152351">
      <w:pPr>
        <w:rPr>
          <w:lang w:val="en-GB"/>
        </w:rPr>
      </w:pPr>
    </w:p>
    <w:p w14:paraId="2CFA81F0" w14:textId="0D7B4CB0" w:rsidR="009A2DD8" w:rsidRDefault="00D94D34" w:rsidP="003F6AF9">
      <w:pPr>
        <w:pStyle w:val="Titolo2"/>
      </w:pPr>
      <w:bookmarkStart w:id="11" w:name="_Toc101342238"/>
      <w:r>
        <w:t>Dock bar</w:t>
      </w:r>
      <w:bookmarkEnd w:id="11"/>
    </w:p>
    <w:p w14:paraId="0E7768F6" w14:textId="49CCEFDC" w:rsidR="00D94D34" w:rsidRDefault="00D94D34" w:rsidP="00D94D34">
      <w:pPr>
        <w:rPr>
          <w:lang w:val="en-US" w:eastAsia="en-GB"/>
        </w:rPr>
      </w:pPr>
      <w:r w:rsidRPr="00D94D34">
        <w:rPr>
          <w:lang w:val="en-US" w:eastAsia="en-GB"/>
        </w:rPr>
        <w:t>The functionalit</w:t>
      </w:r>
      <w:r w:rsidR="00950816">
        <w:rPr>
          <w:lang w:val="en-US" w:eastAsia="en-GB"/>
        </w:rPr>
        <w:t>ies</w:t>
      </w:r>
      <w:r>
        <w:rPr>
          <w:lang w:val="en-US" w:eastAsia="en-GB"/>
        </w:rPr>
        <w:t xml:space="preserve"> </w:t>
      </w:r>
      <w:r w:rsidRPr="00D94D34">
        <w:rPr>
          <w:lang w:val="en-US" w:eastAsia="en-GB"/>
        </w:rPr>
        <w:t>available in the Dock</w:t>
      </w:r>
      <w:r w:rsidR="00BA7D0B">
        <w:rPr>
          <w:lang w:val="en-US" w:eastAsia="en-GB"/>
        </w:rPr>
        <w:t xml:space="preserve"> </w:t>
      </w:r>
      <w:r w:rsidRPr="00D94D34">
        <w:rPr>
          <w:lang w:val="en-US" w:eastAsia="en-GB"/>
        </w:rPr>
        <w:t>bar</w:t>
      </w:r>
      <w:r w:rsidR="00950816">
        <w:rPr>
          <w:lang w:val="en-US" w:eastAsia="en-GB"/>
        </w:rPr>
        <w:t xml:space="preserve"> (</w:t>
      </w:r>
      <w:r w:rsidRPr="00D94D34">
        <w:rPr>
          <w:lang w:val="en-US" w:eastAsia="en-GB"/>
        </w:rPr>
        <w:t>the bar on the top</w:t>
      </w:r>
      <w:r w:rsidR="00950816">
        <w:rPr>
          <w:lang w:val="en-US" w:eastAsia="en-GB"/>
        </w:rPr>
        <w:t>)</w:t>
      </w:r>
      <w:r>
        <w:rPr>
          <w:lang w:val="en-US" w:eastAsia="en-GB"/>
        </w:rPr>
        <w:t xml:space="preserve"> are: </w:t>
      </w:r>
    </w:p>
    <w:p w14:paraId="2157AB42" w14:textId="114ABA2B" w:rsidR="00FF30C1" w:rsidRDefault="00D94D34" w:rsidP="00D94D34">
      <w:pPr>
        <w:pStyle w:val="Paragrafoelenco"/>
        <w:numPr>
          <w:ilvl w:val="0"/>
          <w:numId w:val="22"/>
        </w:numPr>
        <w:rPr>
          <w:lang w:val="en-US" w:eastAsia="en-GB"/>
        </w:rPr>
      </w:pPr>
      <w:r w:rsidRPr="00B8693C">
        <w:rPr>
          <w:b/>
          <w:bCs/>
          <w:lang w:val="en-US" w:eastAsia="en-GB"/>
        </w:rPr>
        <w:t>Search</w:t>
      </w:r>
      <w:r w:rsidRPr="00D94D34">
        <w:rPr>
          <w:lang w:val="en-US" w:eastAsia="en-GB"/>
        </w:rPr>
        <w:t xml:space="preserve">, where workspace participants can </w:t>
      </w:r>
      <w:r w:rsidR="00950816">
        <w:rPr>
          <w:lang w:val="en-US" w:eastAsia="en-GB"/>
        </w:rPr>
        <w:t>look for</w:t>
      </w:r>
      <w:r w:rsidRPr="00D94D34">
        <w:rPr>
          <w:lang w:val="en-US" w:eastAsia="en-GB"/>
        </w:rPr>
        <w:t xml:space="preserve"> all the portal </w:t>
      </w:r>
      <w:proofErr w:type="gramStart"/>
      <w:r w:rsidRPr="00D94D34">
        <w:rPr>
          <w:lang w:val="en-US" w:eastAsia="en-GB"/>
        </w:rPr>
        <w:t>content;</w:t>
      </w:r>
      <w:proofErr w:type="gramEnd"/>
    </w:p>
    <w:p w14:paraId="2094BBBF" w14:textId="27177B58" w:rsidR="00D94D34" w:rsidRDefault="00D94D34" w:rsidP="00D94D34">
      <w:pPr>
        <w:pStyle w:val="Paragrafoelenco"/>
        <w:numPr>
          <w:ilvl w:val="0"/>
          <w:numId w:val="22"/>
        </w:numPr>
        <w:rPr>
          <w:lang w:val="en-US" w:eastAsia="en-GB"/>
        </w:rPr>
      </w:pPr>
      <w:r w:rsidRPr="00B8693C">
        <w:rPr>
          <w:b/>
          <w:bCs/>
          <w:lang w:val="en-US" w:eastAsia="en-GB"/>
        </w:rPr>
        <w:t>Personal profile</w:t>
      </w:r>
      <w:r w:rsidRPr="00D94D34">
        <w:rPr>
          <w:lang w:val="en-US" w:eastAsia="en-GB"/>
        </w:rPr>
        <w:t xml:space="preserve">, by clicking on the icon, workspace participants can access their profile, </w:t>
      </w:r>
      <w:r w:rsidR="00325897">
        <w:rPr>
          <w:lang w:val="en-US" w:eastAsia="en-GB"/>
        </w:rPr>
        <w:t xml:space="preserve">add their </w:t>
      </w:r>
      <w:proofErr w:type="gramStart"/>
      <w:r w:rsidR="00325897">
        <w:rPr>
          <w:lang w:val="en-US" w:eastAsia="en-GB"/>
        </w:rPr>
        <w:t>skills</w:t>
      </w:r>
      <w:proofErr w:type="gramEnd"/>
      <w:r w:rsidRPr="00D94D34">
        <w:rPr>
          <w:lang w:val="en-US" w:eastAsia="en-GB"/>
        </w:rPr>
        <w:t xml:space="preserve"> and sign out from the platform.</w:t>
      </w:r>
    </w:p>
    <w:p w14:paraId="6A004C20" w14:textId="0BA16488" w:rsidR="00C245EE" w:rsidRPr="00C245EE" w:rsidRDefault="00C245EE" w:rsidP="00C245EE">
      <w:pPr>
        <w:pStyle w:val="Paragrafoelenco"/>
        <w:numPr>
          <w:ilvl w:val="0"/>
          <w:numId w:val="22"/>
        </w:numPr>
        <w:jc w:val="both"/>
        <w:rPr>
          <w:lang w:val="en-US" w:eastAsia="en-GB"/>
        </w:rPr>
      </w:pPr>
      <w:r w:rsidRPr="00C245EE">
        <w:rPr>
          <w:b/>
          <w:bCs/>
          <w:lang w:val="en-US" w:eastAsia="en-GB"/>
        </w:rPr>
        <w:t>Notifications</w:t>
      </w:r>
      <w:r w:rsidRPr="00C245EE">
        <w:rPr>
          <w:lang w:val="en-US" w:eastAsia="en-GB"/>
        </w:rPr>
        <w:t xml:space="preserve">, </w:t>
      </w:r>
      <w:r>
        <w:rPr>
          <w:lang w:val="en-US" w:eastAsia="en-GB"/>
        </w:rPr>
        <w:t>t</w:t>
      </w:r>
      <w:r w:rsidRPr="00C245EE">
        <w:rPr>
          <w:lang w:val="en-US" w:eastAsia="en-GB"/>
        </w:rPr>
        <w:t xml:space="preserve">he notifications icon on </w:t>
      </w:r>
      <w:r>
        <w:rPr>
          <w:lang w:val="en-US" w:eastAsia="en-GB"/>
        </w:rPr>
        <w:t>the</w:t>
      </w:r>
      <w:r w:rsidRPr="00C245EE">
        <w:rPr>
          <w:lang w:val="en-US" w:eastAsia="en-GB"/>
        </w:rPr>
        <w:t xml:space="preserve"> profile image shows</w:t>
      </w:r>
      <w:r>
        <w:rPr>
          <w:lang w:val="en-US" w:eastAsia="en-GB"/>
        </w:rPr>
        <w:t xml:space="preserve"> the user</w:t>
      </w:r>
      <w:r w:rsidRPr="00C245EE">
        <w:rPr>
          <w:lang w:val="en-US" w:eastAsia="en-GB"/>
        </w:rPr>
        <w:t xml:space="preserve"> </w:t>
      </w:r>
      <w:r>
        <w:rPr>
          <w:lang w:val="en-US" w:eastAsia="en-GB"/>
        </w:rPr>
        <w:t>his</w:t>
      </w:r>
      <w:r w:rsidRPr="00C245EE">
        <w:rPr>
          <w:lang w:val="en-US" w:eastAsia="en-GB"/>
        </w:rPr>
        <w:t xml:space="preserve"> number of unread notifications or requests.</w:t>
      </w:r>
    </w:p>
    <w:p w14:paraId="4AE3B450" w14:textId="287556E5" w:rsidR="00C245EE" w:rsidRPr="00D94D34" w:rsidRDefault="00C245EE" w:rsidP="00C245EE">
      <w:pPr>
        <w:pStyle w:val="Paragrafoelenco"/>
        <w:rPr>
          <w:lang w:val="en-US" w:eastAsia="en-GB"/>
        </w:rPr>
      </w:pPr>
    </w:p>
    <w:p w14:paraId="5364E50D" w14:textId="3BD253FE" w:rsidR="00F80546" w:rsidRDefault="00F80546" w:rsidP="00F80546">
      <w:pPr>
        <w:pStyle w:val="Titolo3"/>
      </w:pPr>
      <w:bookmarkStart w:id="12" w:name="_Toc101342239"/>
      <w:r>
        <w:t>Search</w:t>
      </w:r>
      <w:bookmarkEnd w:id="12"/>
    </w:p>
    <w:p w14:paraId="15F21F59" w14:textId="66314911" w:rsidR="00F80546" w:rsidRDefault="00F80546" w:rsidP="00F80546">
      <w:pPr>
        <w:jc w:val="both"/>
        <w:rPr>
          <w:lang w:val="en-GB" w:eastAsia="en-GB"/>
        </w:rPr>
      </w:pPr>
      <w:r>
        <w:rPr>
          <w:lang w:val="en-GB"/>
        </w:rPr>
        <w:t xml:space="preserve">The platform includes </w:t>
      </w:r>
      <w:r w:rsidR="00A349A4">
        <w:rPr>
          <w:lang w:val="en-GB"/>
        </w:rPr>
        <w:t xml:space="preserve">a </w:t>
      </w:r>
      <w:r>
        <w:rPr>
          <w:lang w:val="en-GB"/>
        </w:rPr>
        <w:t>search feature to help users quickly find what they are looking for, or just to browse through content and people. With this service (always at the top of the user interface) it is possible to search for specific words, to find content by categories or tags or restrict the search to certain resources.</w:t>
      </w:r>
      <w:r w:rsidR="00F32BA3">
        <w:rPr>
          <w:lang w:val="en-GB"/>
        </w:rPr>
        <w:t xml:space="preserve"> For example, </w:t>
      </w:r>
      <w:r w:rsidR="00ED7DD6">
        <w:rPr>
          <w:lang w:val="en-GB"/>
        </w:rPr>
        <w:t>a</w:t>
      </w:r>
      <w:r w:rsidR="00F32BA3">
        <w:rPr>
          <w:lang w:val="en-GB"/>
        </w:rPr>
        <w:t xml:space="preserve"> user</w:t>
      </w:r>
      <w:r w:rsidR="00ED7DD6">
        <w:rPr>
          <w:lang w:val="en-GB"/>
        </w:rPr>
        <w:t>, who looks for partners</w:t>
      </w:r>
      <w:r w:rsidR="00F32BA3">
        <w:rPr>
          <w:lang w:val="en-GB"/>
        </w:rPr>
        <w:t xml:space="preserve"> with development skill</w:t>
      </w:r>
      <w:r w:rsidR="00ED7DD6">
        <w:rPr>
          <w:lang w:val="en-GB"/>
        </w:rPr>
        <w:t>, can write “development” in the search bar and then restricts his/her search, selecting “User” in the section Type on the left. The search result will be a list of users who have assigned themselves this specific skill in their profile.</w:t>
      </w:r>
    </w:p>
    <w:p w14:paraId="5DFB55B4" w14:textId="3A451B34" w:rsidR="00285728" w:rsidRDefault="00FC49D9" w:rsidP="001E7411">
      <w:pPr>
        <w:keepNext/>
        <w:jc w:val="center"/>
      </w:pPr>
      <w:r>
        <w:rPr>
          <w:noProof/>
        </w:rPr>
        <w:lastRenderedPageBreak/>
        <w:drawing>
          <wp:inline distT="0" distB="0" distL="0" distR="0" wp14:anchorId="08316CB1" wp14:editId="061736F2">
            <wp:extent cx="5731510" cy="2856865"/>
            <wp:effectExtent l="19050" t="19050" r="21590" b="1968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731510" cy="2856865"/>
                    </a:xfrm>
                    <a:prstGeom prst="rect">
                      <a:avLst/>
                    </a:prstGeom>
                    <a:ln>
                      <a:solidFill>
                        <a:schemeClr val="bg1">
                          <a:lumMod val="65000"/>
                        </a:schemeClr>
                      </a:solidFill>
                    </a:ln>
                  </pic:spPr>
                </pic:pic>
              </a:graphicData>
            </a:graphic>
          </wp:inline>
        </w:drawing>
      </w:r>
    </w:p>
    <w:p w14:paraId="352414D3" w14:textId="0DCE2AAD" w:rsidR="00F80546" w:rsidRDefault="00285728" w:rsidP="00285728">
      <w:pPr>
        <w:pStyle w:val="Didascalia"/>
        <w:rPr>
          <w:lang w:eastAsia="en-GB"/>
        </w:rPr>
      </w:pPr>
      <w:r>
        <w:t xml:space="preserve">Figure </w:t>
      </w:r>
      <w:r>
        <w:fldChar w:fldCharType="begin"/>
      </w:r>
      <w:r>
        <w:instrText xml:space="preserve"> SEQ Figure \* ARABIC </w:instrText>
      </w:r>
      <w:r>
        <w:fldChar w:fldCharType="separate"/>
      </w:r>
      <w:r w:rsidR="00A51BDE">
        <w:rPr>
          <w:noProof/>
        </w:rPr>
        <w:t>8</w:t>
      </w:r>
      <w:r>
        <w:fldChar w:fldCharType="end"/>
      </w:r>
      <w:r>
        <w:t xml:space="preserve"> Search</w:t>
      </w:r>
    </w:p>
    <w:p w14:paraId="7E8664A2" w14:textId="3A8EB4C5" w:rsidR="00F80546" w:rsidRPr="001C4394" w:rsidRDefault="00F80546" w:rsidP="00F80546">
      <w:pPr>
        <w:pStyle w:val="Titolo3"/>
      </w:pPr>
      <w:bookmarkStart w:id="13" w:name="_Toc101342240"/>
      <w:r w:rsidRPr="001C4394">
        <w:t>Personal profile</w:t>
      </w:r>
      <w:bookmarkEnd w:id="13"/>
    </w:p>
    <w:p w14:paraId="4654153B" w14:textId="48BD49CF" w:rsidR="000A06D5" w:rsidRDefault="00BA7D0B" w:rsidP="00BA7D0B">
      <w:pPr>
        <w:keepNext/>
        <w:jc w:val="both"/>
        <w:rPr>
          <w:lang w:val="en-GB"/>
        </w:rPr>
      </w:pPr>
      <w:r>
        <w:rPr>
          <w:lang w:val="en-GB"/>
        </w:rPr>
        <w:t>B</w:t>
      </w:r>
      <w:r w:rsidRPr="00BA7D0B">
        <w:rPr>
          <w:lang w:val="en-GB"/>
        </w:rPr>
        <w:t>y clicking on the</w:t>
      </w:r>
      <w:r>
        <w:rPr>
          <w:lang w:val="en-GB"/>
        </w:rPr>
        <w:t xml:space="preserve"> personal profile</w:t>
      </w:r>
      <w:r w:rsidRPr="00BA7D0B">
        <w:rPr>
          <w:lang w:val="en-GB"/>
        </w:rPr>
        <w:t xml:space="preserve"> icon</w:t>
      </w:r>
      <w:r w:rsidR="00233F57">
        <w:rPr>
          <w:lang w:val="en-GB"/>
        </w:rPr>
        <w:t xml:space="preserve"> and then on </w:t>
      </w:r>
      <w:r w:rsidR="000A06D5">
        <w:rPr>
          <w:lang w:val="en-GB"/>
        </w:rPr>
        <w:t>My profile</w:t>
      </w:r>
      <w:r w:rsidRPr="00BA7D0B">
        <w:rPr>
          <w:lang w:val="en-GB"/>
        </w:rPr>
        <w:t>, workspace participants can access their profile</w:t>
      </w:r>
      <w:r w:rsidR="004E2814">
        <w:rPr>
          <w:lang w:val="en-GB"/>
        </w:rPr>
        <w:t xml:space="preserve"> (</w:t>
      </w:r>
      <w:r w:rsidR="004E2814">
        <w:rPr>
          <w:lang w:val="en-GB"/>
        </w:rPr>
        <w:fldChar w:fldCharType="begin"/>
      </w:r>
      <w:r w:rsidR="004E2814">
        <w:rPr>
          <w:lang w:val="en-GB"/>
        </w:rPr>
        <w:instrText xml:space="preserve"> REF _Ref103069761 \h </w:instrText>
      </w:r>
      <w:r w:rsidR="004E2814">
        <w:rPr>
          <w:lang w:val="en-GB"/>
        </w:rPr>
      </w:r>
      <w:r w:rsidR="004E2814">
        <w:rPr>
          <w:lang w:val="en-GB"/>
        </w:rPr>
        <w:fldChar w:fldCharType="separate"/>
      </w:r>
      <w:r w:rsidR="004E2814">
        <w:t xml:space="preserve">Figure </w:t>
      </w:r>
      <w:r w:rsidR="004E2814">
        <w:rPr>
          <w:noProof/>
        </w:rPr>
        <w:t>8</w:t>
      </w:r>
      <w:r w:rsidR="004E2814">
        <w:rPr>
          <w:lang w:val="en-GB"/>
        </w:rPr>
        <w:fldChar w:fldCharType="end"/>
      </w:r>
      <w:r w:rsidR="004E2814">
        <w:rPr>
          <w:lang w:val="en-GB"/>
        </w:rPr>
        <w:t>)</w:t>
      </w:r>
      <w:r>
        <w:rPr>
          <w:lang w:val="en-GB"/>
        </w:rPr>
        <w:t>.</w:t>
      </w:r>
    </w:p>
    <w:p w14:paraId="059D1FBF" w14:textId="77777777" w:rsidR="000A06D5" w:rsidRDefault="000A06D5" w:rsidP="000A06D5">
      <w:pPr>
        <w:keepNext/>
        <w:jc w:val="center"/>
      </w:pPr>
      <w:r>
        <w:rPr>
          <w:noProof/>
          <w:lang w:val="en-GB"/>
        </w:rPr>
        <w:drawing>
          <wp:inline distT="0" distB="0" distL="0" distR="0" wp14:anchorId="796242A0" wp14:editId="01E3BD72">
            <wp:extent cx="5007935" cy="1579059"/>
            <wp:effectExtent l="19050" t="19050" r="21590" b="2159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21">
                      <a:extLst>
                        <a:ext uri="{28A0092B-C50C-407E-A947-70E740481C1C}">
                          <a14:useLocalDpi xmlns:a14="http://schemas.microsoft.com/office/drawing/2010/main" val="0"/>
                        </a:ext>
                      </a:extLst>
                    </a:blip>
                    <a:stretch>
                      <a:fillRect/>
                    </a:stretch>
                  </pic:blipFill>
                  <pic:spPr>
                    <a:xfrm>
                      <a:off x="0" y="0"/>
                      <a:ext cx="5016310" cy="1581700"/>
                    </a:xfrm>
                    <a:prstGeom prst="rect">
                      <a:avLst/>
                    </a:prstGeom>
                    <a:ln>
                      <a:solidFill>
                        <a:schemeClr val="bg1">
                          <a:lumMod val="65000"/>
                        </a:schemeClr>
                      </a:solidFill>
                    </a:ln>
                  </pic:spPr>
                </pic:pic>
              </a:graphicData>
            </a:graphic>
          </wp:inline>
        </w:drawing>
      </w:r>
    </w:p>
    <w:p w14:paraId="21A44F04" w14:textId="3C7BC1B1" w:rsidR="000A06D5" w:rsidRDefault="000A06D5" w:rsidP="000A06D5">
      <w:pPr>
        <w:pStyle w:val="Didascalia"/>
      </w:pPr>
      <w:bookmarkStart w:id="14" w:name="_Ref103069761"/>
      <w:r>
        <w:t xml:space="preserve">Figure </w:t>
      </w:r>
      <w:r>
        <w:fldChar w:fldCharType="begin"/>
      </w:r>
      <w:r>
        <w:instrText xml:space="preserve"> SEQ Figure \* ARABIC </w:instrText>
      </w:r>
      <w:r>
        <w:fldChar w:fldCharType="separate"/>
      </w:r>
      <w:r w:rsidR="00A51BDE">
        <w:rPr>
          <w:noProof/>
        </w:rPr>
        <w:t>9</w:t>
      </w:r>
      <w:r>
        <w:fldChar w:fldCharType="end"/>
      </w:r>
      <w:bookmarkEnd w:id="14"/>
      <w:r>
        <w:t xml:space="preserve"> My Profile</w:t>
      </w:r>
    </w:p>
    <w:p w14:paraId="630C84E0" w14:textId="77777777" w:rsidR="004E2814" w:rsidRDefault="004E2814" w:rsidP="000A06D5">
      <w:pPr>
        <w:jc w:val="both"/>
        <w:rPr>
          <w:lang w:val="en-GB"/>
        </w:rPr>
      </w:pPr>
    </w:p>
    <w:p w14:paraId="18BAAB0C" w14:textId="0DF47D2D" w:rsidR="000A06D5" w:rsidRDefault="000A06D5" w:rsidP="000A06D5">
      <w:pPr>
        <w:jc w:val="both"/>
        <w:rPr>
          <w:lang w:val="en-GB"/>
        </w:rPr>
      </w:pPr>
      <w:r>
        <w:rPr>
          <w:lang w:val="en-GB"/>
        </w:rPr>
        <w:t>Clicking on the</w:t>
      </w:r>
      <w:r w:rsidR="004E2814">
        <w:rPr>
          <w:lang w:val="en-GB"/>
        </w:rPr>
        <w:t xml:space="preserve"> edit icon on the right,</w:t>
      </w:r>
      <w:r>
        <w:rPr>
          <w:lang w:val="en-GB"/>
        </w:rPr>
        <w:t xml:space="preserve"> the user can edit his/her personal information, add his/her skills</w:t>
      </w:r>
      <w:r w:rsidR="004E2814">
        <w:rPr>
          <w:lang w:val="en-GB"/>
        </w:rPr>
        <w:t xml:space="preserve"> (</w:t>
      </w:r>
      <w:r w:rsidR="004E2814">
        <w:rPr>
          <w:lang w:val="en-GB"/>
        </w:rPr>
        <w:fldChar w:fldCharType="begin"/>
      </w:r>
      <w:r w:rsidR="004E2814">
        <w:rPr>
          <w:lang w:val="en-GB"/>
        </w:rPr>
        <w:instrText xml:space="preserve"> REF _Ref103069772 \h </w:instrText>
      </w:r>
      <w:r w:rsidR="004E2814">
        <w:rPr>
          <w:lang w:val="en-GB"/>
        </w:rPr>
      </w:r>
      <w:r w:rsidR="004E2814">
        <w:rPr>
          <w:lang w:val="en-GB"/>
        </w:rPr>
        <w:fldChar w:fldCharType="separate"/>
      </w:r>
      <w:r w:rsidR="00FB1835">
        <w:t xml:space="preserve">Figure </w:t>
      </w:r>
      <w:r w:rsidR="00FB1835">
        <w:rPr>
          <w:noProof/>
        </w:rPr>
        <w:t>10</w:t>
      </w:r>
      <w:r w:rsidR="004E2814">
        <w:rPr>
          <w:lang w:val="en-GB"/>
        </w:rPr>
        <w:fldChar w:fldCharType="end"/>
      </w:r>
      <w:r w:rsidR="004E2814">
        <w:rPr>
          <w:lang w:val="en-GB"/>
        </w:rPr>
        <w:t>)</w:t>
      </w:r>
      <w:r>
        <w:rPr>
          <w:lang w:val="en-GB"/>
        </w:rPr>
        <w:t>, check his/her roles</w:t>
      </w:r>
      <w:r w:rsidR="004E2814">
        <w:rPr>
          <w:lang w:val="en-GB"/>
        </w:rPr>
        <w:t xml:space="preserve"> (</w:t>
      </w:r>
      <w:r w:rsidR="004E2814">
        <w:rPr>
          <w:lang w:val="en-GB"/>
        </w:rPr>
        <w:fldChar w:fldCharType="begin"/>
      </w:r>
      <w:r w:rsidR="004E2814">
        <w:rPr>
          <w:lang w:val="en-GB"/>
        </w:rPr>
        <w:instrText xml:space="preserve"> REF _Ref103069904 \h </w:instrText>
      </w:r>
      <w:r w:rsidR="004E2814">
        <w:rPr>
          <w:lang w:val="en-GB"/>
        </w:rPr>
      </w:r>
      <w:r w:rsidR="004E2814">
        <w:rPr>
          <w:lang w:val="en-GB"/>
        </w:rPr>
        <w:fldChar w:fldCharType="separate"/>
      </w:r>
      <w:r w:rsidR="00FB1835">
        <w:t xml:space="preserve">Figure </w:t>
      </w:r>
      <w:r w:rsidR="00FB1835">
        <w:rPr>
          <w:noProof/>
        </w:rPr>
        <w:t>11</w:t>
      </w:r>
      <w:r w:rsidR="004E2814">
        <w:rPr>
          <w:lang w:val="en-GB"/>
        </w:rPr>
        <w:fldChar w:fldCharType="end"/>
      </w:r>
      <w:r w:rsidR="004E2814">
        <w:rPr>
          <w:lang w:val="en-GB"/>
        </w:rPr>
        <w:t>)</w:t>
      </w:r>
      <w:r>
        <w:rPr>
          <w:lang w:val="en-GB"/>
        </w:rPr>
        <w:t>.</w:t>
      </w:r>
    </w:p>
    <w:p w14:paraId="77F4DB34" w14:textId="77777777" w:rsidR="000A06D5" w:rsidRPr="000A06D5" w:rsidRDefault="000A06D5" w:rsidP="000A06D5">
      <w:pPr>
        <w:rPr>
          <w:lang w:val="en-GB"/>
        </w:rPr>
      </w:pPr>
    </w:p>
    <w:p w14:paraId="21D24629" w14:textId="66C922C5" w:rsidR="00F80546" w:rsidRDefault="000A06D5" w:rsidP="00BA7D0B">
      <w:pPr>
        <w:keepNext/>
        <w:jc w:val="center"/>
      </w:pPr>
      <w:r>
        <w:rPr>
          <w:noProof/>
        </w:rPr>
        <w:lastRenderedPageBreak/>
        <w:drawing>
          <wp:inline distT="0" distB="0" distL="0" distR="0" wp14:anchorId="4D47D6ED" wp14:editId="1F706043">
            <wp:extent cx="5731510" cy="7193280"/>
            <wp:effectExtent l="19050" t="19050" r="21590" b="2667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22">
                      <a:extLst>
                        <a:ext uri="{28A0092B-C50C-407E-A947-70E740481C1C}">
                          <a14:useLocalDpi xmlns:a14="http://schemas.microsoft.com/office/drawing/2010/main" val="0"/>
                        </a:ext>
                      </a:extLst>
                    </a:blip>
                    <a:stretch>
                      <a:fillRect/>
                    </a:stretch>
                  </pic:blipFill>
                  <pic:spPr>
                    <a:xfrm>
                      <a:off x="0" y="0"/>
                      <a:ext cx="5731510" cy="7193280"/>
                    </a:xfrm>
                    <a:prstGeom prst="rect">
                      <a:avLst/>
                    </a:prstGeom>
                    <a:ln>
                      <a:solidFill>
                        <a:schemeClr val="bg1">
                          <a:lumMod val="65000"/>
                        </a:schemeClr>
                      </a:solidFill>
                    </a:ln>
                  </pic:spPr>
                </pic:pic>
              </a:graphicData>
            </a:graphic>
          </wp:inline>
        </w:drawing>
      </w:r>
    </w:p>
    <w:p w14:paraId="635F4BE7" w14:textId="08963025" w:rsidR="00F80546" w:rsidRDefault="00F80546" w:rsidP="00F80546">
      <w:pPr>
        <w:pStyle w:val="Didascalia"/>
      </w:pPr>
      <w:bookmarkStart w:id="15" w:name="_Ref103069772"/>
      <w:r>
        <w:t xml:space="preserve">Figure </w:t>
      </w:r>
      <w:r>
        <w:fldChar w:fldCharType="begin"/>
      </w:r>
      <w:r>
        <w:instrText xml:space="preserve"> SEQ Figure \* ARABIC </w:instrText>
      </w:r>
      <w:r>
        <w:fldChar w:fldCharType="separate"/>
      </w:r>
      <w:r w:rsidR="00A51BDE">
        <w:rPr>
          <w:noProof/>
        </w:rPr>
        <w:t>10</w:t>
      </w:r>
      <w:r>
        <w:fldChar w:fldCharType="end"/>
      </w:r>
      <w:bookmarkEnd w:id="15"/>
      <w:r>
        <w:t xml:space="preserve"> </w:t>
      </w:r>
      <w:r w:rsidR="004E2814">
        <w:t xml:space="preserve">View/Edit </w:t>
      </w:r>
      <w:r>
        <w:t>My profile</w:t>
      </w:r>
    </w:p>
    <w:p w14:paraId="4FC3044C" w14:textId="6D02FC4F" w:rsidR="00673F92" w:rsidRDefault="004E2814" w:rsidP="00673F92">
      <w:pPr>
        <w:keepNext/>
        <w:jc w:val="center"/>
      </w:pPr>
      <w:r>
        <w:rPr>
          <w:noProof/>
        </w:rPr>
        <w:lastRenderedPageBreak/>
        <w:drawing>
          <wp:inline distT="0" distB="0" distL="0" distR="0" wp14:anchorId="26964E99" wp14:editId="05B06FA6">
            <wp:extent cx="4903824" cy="4469184"/>
            <wp:effectExtent l="19050" t="19050" r="11430" b="26670"/>
            <wp:docPr id="31" name="Immagine 3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avol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908260" cy="4473227"/>
                    </a:xfrm>
                    <a:prstGeom prst="rect">
                      <a:avLst/>
                    </a:prstGeom>
                    <a:ln>
                      <a:solidFill>
                        <a:schemeClr val="bg1">
                          <a:lumMod val="65000"/>
                        </a:schemeClr>
                      </a:solidFill>
                    </a:ln>
                  </pic:spPr>
                </pic:pic>
              </a:graphicData>
            </a:graphic>
          </wp:inline>
        </w:drawing>
      </w:r>
    </w:p>
    <w:p w14:paraId="22E0D961" w14:textId="395E0248" w:rsidR="00673F92" w:rsidRPr="00673F92" w:rsidRDefault="00673F92" w:rsidP="00673F92">
      <w:pPr>
        <w:pStyle w:val="Didascalia"/>
      </w:pPr>
      <w:bookmarkStart w:id="16" w:name="_Ref103069904"/>
      <w:r>
        <w:t xml:space="preserve">Figure </w:t>
      </w:r>
      <w:r>
        <w:fldChar w:fldCharType="begin"/>
      </w:r>
      <w:r>
        <w:instrText xml:space="preserve"> SEQ Figure \* ARABIC </w:instrText>
      </w:r>
      <w:r>
        <w:fldChar w:fldCharType="separate"/>
      </w:r>
      <w:r w:rsidR="00A51BDE">
        <w:rPr>
          <w:noProof/>
        </w:rPr>
        <w:t>11</w:t>
      </w:r>
      <w:r>
        <w:fldChar w:fldCharType="end"/>
      </w:r>
      <w:bookmarkEnd w:id="16"/>
      <w:r>
        <w:t xml:space="preserve"> </w:t>
      </w:r>
      <w:r w:rsidR="004E2814">
        <w:t>View roles</w:t>
      </w:r>
    </w:p>
    <w:p w14:paraId="188F4A6E" w14:textId="4B876724" w:rsidR="00F81BF7" w:rsidRPr="00F85ED0" w:rsidRDefault="00036600" w:rsidP="00F81BF7">
      <w:pPr>
        <w:shd w:val="clear" w:color="auto" w:fill="FFFFFF"/>
        <w:textAlignment w:val="baseline"/>
        <w:rPr>
          <w:lang w:val="en-GB" w:eastAsia="en-GB"/>
        </w:rPr>
      </w:pPr>
      <w:r>
        <w:rPr>
          <w:lang w:val="en-GB" w:eastAsia="en-GB"/>
        </w:rPr>
        <w:t xml:space="preserve">To come back to the </w:t>
      </w:r>
      <w:r w:rsidR="00233F57">
        <w:rPr>
          <w:lang w:val="en-GB" w:eastAsia="en-GB"/>
        </w:rPr>
        <w:t>Private pages</w:t>
      </w:r>
      <w:r>
        <w:rPr>
          <w:lang w:val="en-GB" w:eastAsia="en-GB"/>
        </w:rPr>
        <w:t xml:space="preserve"> from “My profile”, the user </w:t>
      </w:r>
      <w:proofErr w:type="gramStart"/>
      <w:r>
        <w:rPr>
          <w:lang w:val="en-GB" w:eastAsia="en-GB"/>
        </w:rPr>
        <w:t>has to</w:t>
      </w:r>
      <w:proofErr w:type="gramEnd"/>
      <w:r>
        <w:rPr>
          <w:lang w:val="en-GB" w:eastAsia="en-GB"/>
        </w:rPr>
        <w:t xml:space="preserve"> click</w:t>
      </w:r>
      <w:r w:rsidR="00F81BF7">
        <w:rPr>
          <w:lang w:val="en-GB" w:eastAsia="en-GB"/>
        </w:rPr>
        <w:t xml:space="preserve"> on</w:t>
      </w:r>
      <w:r w:rsidR="00233F57">
        <w:rPr>
          <w:lang w:val="en-GB" w:eastAsia="en-GB"/>
        </w:rPr>
        <w:t xml:space="preserve"> the Profile icon</w:t>
      </w:r>
      <w:r w:rsidR="009C2229">
        <w:rPr>
          <w:lang w:val="en-GB" w:eastAsia="en-GB"/>
        </w:rPr>
        <w:t xml:space="preserve">, </w:t>
      </w:r>
      <w:r w:rsidR="00233F57">
        <w:rPr>
          <w:lang w:val="en-GB" w:eastAsia="en-GB"/>
        </w:rPr>
        <w:t>click on My sites</w:t>
      </w:r>
      <w:r w:rsidR="009C2229">
        <w:rPr>
          <w:lang w:val="en-GB" w:eastAsia="en-GB"/>
        </w:rPr>
        <w:t xml:space="preserve"> and select the site.</w:t>
      </w:r>
    </w:p>
    <w:p w14:paraId="14F15E29" w14:textId="22254A0D" w:rsidR="00036600" w:rsidRDefault="00036600" w:rsidP="00F80546">
      <w:pPr>
        <w:rPr>
          <w:lang w:val="en-GB" w:eastAsia="en-GB"/>
        </w:rPr>
      </w:pPr>
    </w:p>
    <w:p w14:paraId="125B5FC0" w14:textId="3334EEE3" w:rsidR="00C245EE" w:rsidRPr="001C4394" w:rsidRDefault="00C245EE" w:rsidP="00C245EE">
      <w:pPr>
        <w:pStyle w:val="Titolo3"/>
      </w:pPr>
      <w:bookmarkStart w:id="17" w:name="_Toc101342241"/>
      <w:r>
        <w:t>Notifications</w:t>
      </w:r>
      <w:bookmarkEnd w:id="17"/>
    </w:p>
    <w:p w14:paraId="0B96AA85" w14:textId="5ABC560C" w:rsidR="00C245EE" w:rsidRPr="00ED7DD6" w:rsidRDefault="00C245EE" w:rsidP="00D447CE">
      <w:pPr>
        <w:jc w:val="both"/>
        <w:rPr>
          <w:rFonts w:cstheme="minorHAnsi"/>
          <w:color w:val="2A303E"/>
          <w:shd w:val="clear" w:color="auto" w:fill="FFFFFF"/>
        </w:rPr>
      </w:pPr>
      <w:r w:rsidRPr="00ED7DD6">
        <w:rPr>
          <w:rFonts w:cstheme="minorHAnsi"/>
          <w:lang w:val="en-GB" w:eastAsia="en-GB"/>
        </w:rPr>
        <w:t>Through the Notifications application,</w:t>
      </w:r>
      <w:r w:rsidR="00D447CE" w:rsidRPr="00ED7DD6">
        <w:rPr>
          <w:rFonts w:cstheme="minorHAnsi"/>
          <w:lang w:val="en-GB" w:eastAsia="en-GB"/>
        </w:rPr>
        <w:t xml:space="preserve"> if the user is </w:t>
      </w:r>
      <w:r w:rsidR="00D447CE" w:rsidRPr="00ED7DD6">
        <w:rPr>
          <w:rFonts w:cstheme="minorHAnsi"/>
          <w:color w:val="2A303E"/>
          <w:shd w:val="clear" w:color="auto" w:fill="FFFFFF"/>
        </w:rPr>
        <w:t>subscribed to a blog or a discussion and someone participates to that blog/discussion, he receives a notification. The notifications icon on his profile image shows his number of unread notifications.</w:t>
      </w:r>
    </w:p>
    <w:p w14:paraId="0476F684" w14:textId="510FDC18" w:rsidR="00674669" w:rsidRPr="00ED7DD6" w:rsidRDefault="00674669" w:rsidP="00D447CE">
      <w:pPr>
        <w:jc w:val="both"/>
        <w:rPr>
          <w:rFonts w:cstheme="minorHAnsi"/>
          <w:lang w:val="en-GB" w:eastAsia="en-GB"/>
        </w:rPr>
      </w:pPr>
      <w:r w:rsidRPr="00ED7DD6">
        <w:rPr>
          <w:rFonts w:cstheme="minorHAnsi"/>
          <w:color w:val="2A303E"/>
          <w:shd w:val="clear" w:color="auto" w:fill="FFFFFF"/>
        </w:rPr>
        <w:t xml:space="preserve">To access notifications, the user can click the notifications icon on his user profile image or </w:t>
      </w:r>
      <w:proofErr w:type="gramStart"/>
      <w:r w:rsidRPr="00ED7DD6">
        <w:rPr>
          <w:rFonts w:cstheme="minorHAnsi"/>
          <w:color w:val="2A303E"/>
          <w:shd w:val="clear" w:color="auto" w:fill="FFFFFF"/>
        </w:rPr>
        <w:t>select </w:t>
      </w:r>
      <w:r w:rsidRPr="00ED7DD6">
        <w:rPr>
          <w:rStyle w:val="Enfasicorsivo"/>
          <w:rFonts w:cstheme="minorHAnsi"/>
          <w:color w:val="2A303E"/>
          <w:shd w:val="clear" w:color="auto" w:fill="FFFFFF"/>
        </w:rPr>
        <w:t xml:space="preserve"> Notifications</w:t>
      </w:r>
      <w:proofErr w:type="gramEnd"/>
      <w:r w:rsidRPr="00ED7DD6">
        <w:rPr>
          <w:rFonts w:cstheme="minorHAnsi"/>
          <w:color w:val="2A303E"/>
          <w:shd w:val="clear" w:color="auto" w:fill="FFFFFF"/>
        </w:rPr>
        <w:t> under the user menu.</w:t>
      </w:r>
    </w:p>
    <w:p w14:paraId="0CBEF39C" w14:textId="77777777" w:rsidR="00D447CE" w:rsidRDefault="00C245EE" w:rsidP="00D447CE">
      <w:pPr>
        <w:keepNext/>
        <w:jc w:val="center"/>
      </w:pPr>
      <w:r>
        <w:rPr>
          <w:noProof/>
          <w:lang w:val="en-GB" w:eastAsia="en-GB"/>
        </w:rPr>
        <w:lastRenderedPageBreak/>
        <w:drawing>
          <wp:inline distT="0" distB="0" distL="0" distR="0" wp14:anchorId="49016562" wp14:editId="03EE82FD">
            <wp:extent cx="5718681" cy="2476500"/>
            <wp:effectExtent l="19050" t="19050" r="15875" b="190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0334"/>
                    <a:stretch/>
                  </pic:blipFill>
                  <pic:spPr bwMode="auto">
                    <a:xfrm>
                      <a:off x="0" y="0"/>
                      <a:ext cx="5722051" cy="2477960"/>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3A23523D" w14:textId="4C3447FF" w:rsidR="00C245EE" w:rsidRDefault="00D447CE" w:rsidP="00D447CE">
      <w:pPr>
        <w:pStyle w:val="Didascalia"/>
        <w:rPr>
          <w:lang w:eastAsia="en-GB"/>
        </w:rPr>
      </w:pPr>
      <w:r>
        <w:t xml:space="preserve">Figure </w:t>
      </w:r>
      <w:r>
        <w:fldChar w:fldCharType="begin"/>
      </w:r>
      <w:r>
        <w:instrText xml:space="preserve"> SEQ Figure \* ARABIC </w:instrText>
      </w:r>
      <w:r>
        <w:fldChar w:fldCharType="separate"/>
      </w:r>
      <w:r w:rsidR="00A51BDE">
        <w:rPr>
          <w:noProof/>
        </w:rPr>
        <w:t>12</w:t>
      </w:r>
      <w:r>
        <w:fldChar w:fldCharType="end"/>
      </w:r>
      <w:r>
        <w:t xml:space="preserve"> Notifications icon and unread notifications</w:t>
      </w:r>
    </w:p>
    <w:p w14:paraId="1BE559B6" w14:textId="16453C7A" w:rsidR="00C245EE" w:rsidRPr="00F80546" w:rsidRDefault="00C245EE" w:rsidP="00C245EE">
      <w:pPr>
        <w:jc w:val="center"/>
        <w:rPr>
          <w:lang w:val="en-GB" w:eastAsia="en-GB"/>
        </w:rPr>
      </w:pPr>
    </w:p>
    <w:p w14:paraId="4B05A6CD" w14:textId="322F9188" w:rsidR="00E41CF4" w:rsidRDefault="00233F57" w:rsidP="00325897">
      <w:pPr>
        <w:pStyle w:val="Titolo2"/>
      </w:pPr>
      <w:bookmarkStart w:id="18" w:name="_Toc101342242"/>
      <w:r>
        <w:t xml:space="preserve">SOCS </w:t>
      </w:r>
      <w:r w:rsidR="00325897">
        <w:t>Home page</w:t>
      </w:r>
      <w:bookmarkEnd w:id="18"/>
    </w:p>
    <w:p w14:paraId="5961729C" w14:textId="703E862F" w:rsidR="00325897" w:rsidRDefault="00325897" w:rsidP="00325897">
      <w:pPr>
        <w:jc w:val="both"/>
        <w:rPr>
          <w:rFonts w:ascii="Calibri" w:eastAsia="Batang" w:hAnsi="Calibri" w:cs="Arial"/>
          <w:szCs w:val="20"/>
          <w:lang w:val="en-US" w:eastAsia="ko-KR"/>
        </w:rPr>
      </w:pPr>
      <w:r w:rsidRPr="00BF7B37">
        <w:rPr>
          <w:rFonts w:ascii="Calibri" w:eastAsia="Batang" w:hAnsi="Calibri" w:cs="Arial"/>
          <w:szCs w:val="20"/>
          <w:lang w:val="en-US" w:eastAsia="ko-KR"/>
        </w:rPr>
        <w:t xml:space="preserve">The </w:t>
      </w:r>
      <w:r w:rsidR="00233F57">
        <w:rPr>
          <w:rFonts w:ascii="Calibri" w:eastAsia="Batang" w:hAnsi="Calibri" w:cs="Arial"/>
          <w:szCs w:val="20"/>
          <w:lang w:val="en-US" w:eastAsia="ko-KR"/>
        </w:rPr>
        <w:t xml:space="preserve">SOCS </w:t>
      </w:r>
      <w:r>
        <w:rPr>
          <w:rFonts w:ascii="Calibri" w:eastAsia="Batang" w:hAnsi="Calibri" w:cs="Arial"/>
          <w:szCs w:val="20"/>
          <w:lang w:val="en-US" w:eastAsia="ko-KR"/>
        </w:rPr>
        <w:t>Home Page include</w:t>
      </w:r>
      <w:r w:rsidR="0096682E">
        <w:rPr>
          <w:rFonts w:ascii="Calibri" w:eastAsia="Batang" w:hAnsi="Calibri" w:cs="Arial"/>
          <w:szCs w:val="20"/>
          <w:lang w:val="en-US" w:eastAsia="ko-KR"/>
        </w:rPr>
        <w:t>s</w:t>
      </w:r>
      <w:r w:rsidR="00DC405B">
        <w:rPr>
          <w:rFonts w:ascii="Calibri" w:eastAsia="Batang" w:hAnsi="Calibri" w:cs="Arial"/>
          <w:szCs w:val="20"/>
          <w:lang w:val="en-US" w:eastAsia="ko-KR"/>
        </w:rPr>
        <w:t>,</w:t>
      </w:r>
      <w:r>
        <w:rPr>
          <w:rFonts w:ascii="Calibri" w:eastAsia="Batang" w:hAnsi="Calibri" w:cs="Arial"/>
          <w:szCs w:val="20"/>
          <w:lang w:val="en-US" w:eastAsia="ko-KR"/>
        </w:rPr>
        <w:t xml:space="preserve"> at the top</w:t>
      </w:r>
      <w:r w:rsidR="00DC405B">
        <w:rPr>
          <w:rFonts w:ascii="Calibri" w:eastAsia="Batang" w:hAnsi="Calibri" w:cs="Arial"/>
          <w:szCs w:val="20"/>
          <w:lang w:val="en-US" w:eastAsia="ko-KR"/>
        </w:rPr>
        <w:t>,</w:t>
      </w:r>
      <w:r>
        <w:rPr>
          <w:rFonts w:ascii="Calibri" w:eastAsia="Batang" w:hAnsi="Calibri" w:cs="Arial"/>
          <w:szCs w:val="20"/>
          <w:lang w:val="en-US" w:eastAsia="ko-KR"/>
        </w:rPr>
        <w:t xml:space="preserve"> the </w:t>
      </w:r>
      <w:r w:rsidRPr="00BF7B37">
        <w:rPr>
          <w:rFonts w:ascii="Calibri" w:eastAsia="Batang" w:hAnsi="Calibri" w:cs="Arial"/>
          <w:szCs w:val="20"/>
          <w:lang w:val="en-US" w:eastAsia="ko-KR"/>
        </w:rPr>
        <w:t xml:space="preserve">main menu </w:t>
      </w:r>
      <w:r>
        <w:rPr>
          <w:rFonts w:ascii="Calibri" w:eastAsia="Batang" w:hAnsi="Calibri" w:cs="Arial"/>
          <w:szCs w:val="20"/>
          <w:lang w:val="en-US" w:eastAsia="ko-KR"/>
        </w:rPr>
        <w:t xml:space="preserve">which </w:t>
      </w:r>
      <w:r w:rsidRPr="00BF7B37">
        <w:rPr>
          <w:rFonts w:ascii="Calibri" w:eastAsia="Batang" w:hAnsi="Calibri" w:cs="Arial"/>
          <w:szCs w:val="20"/>
          <w:lang w:val="en-US" w:eastAsia="ko-KR"/>
        </w:rPr>
        <w:t xml:space="preserve">gives </w:t>
      </w:r>
      <w:r w:rsidR="00056FD4">
        <w:rPr>
          <w:rFonts w:ascii="Calibri" w:eastAsia="Batang" w:hAnsi="Calibri" w:cs="Arial"/>
          <w:szCs w:val="20"/>
          <w:lang w:val="en-US" w:eastAsia="ko-KR"/>
        </w:rPr>
        <w:t>the user</w:t>
      </w:r>
      <w:r w:rsidRPr="00BF7B37">
        <w:rPr>
          <w:rFonts w:ascii="Calibri" w:eastAsia="Batang" w:hAnsi="Calibri" w:cs="Arial"/>
          <w:szCs w:val="20"/>
          <w:lang w:val="en-US" w:eastAsia="ko-KR"/>
        </w:rPr>
        <w:t xml:space="preserve"> the entry point to the platform </w:t>
      </w:r>
      <w:r w:rsidR="00056FD4">
        <w:rPr>
          <w:rFonts w:ascii="Calibri" w:eastAsia="Batang" w:hAnsi="Calibri" w:cs="Arial"/>
          <w:szCs w:val="20"/>
          <w:lang w:val="en-US" w:eastAsia="ko-KR"/>
        </w:rPr>
        <w:t>s</w:t>
      </w:r>
      <w:r w:rsidRPr="00BF7B37">
        <w:rPr>
          <w:rFonts w:ascii="Calibri" w:eastAsia="Batang" w:hAnsi="Calibri" w:cs="Arial"/>
          <w:szCs w:val="20"/>
          <w:lang w:val="en-US" w:eastAsia="ko-KR"/>
        </w:rPr>
        <w:t>ervices</w:t>
      </w:r>
      <w:r w:rsidR="007F1A9F">
        <w:rPr>
          <w:rFonts w:ascii="Calibri" w:eastAsia="Batang" w:hAnsi="Calibri" w:cs="Arial"/>
          <w:szCs w:val="20"/>
          <w:lang w:val="en-US" w:eastAsia="ko-KR"/>
        </w:rPr>
        <w:t xml:space="preserve"> which are: Discussions,</w:t>
      </w:r>
      <w:r w:rsidR="00D43899">
        <w:rPr>
          <w:rFonts w:ascii="Calibri" w:eastAsia="Batang" w:hAnsi="Calibri" w:cs="Arial"/>
          <w:szCs w:val="20"/>
          <w:lang w:val="en-US" w:eastAsia="ko-KR"/>
        </w:rPr>
        <w:t xml:space="preserve"> Blog,</w:t>
      </w:r>
      <w:r w:rsidR="007F1A9F">
        <w:rPr>
          <w:rFonts w:ascii="Calibri" w:eastAsia="Batang" w:hAnsi="Calibri" w:cs="Arial"/>
          <w:szCs w:val="20"/>
          <w:lang w:val="en-US" w:eastAsia="ko-KR"/>
        </w:rPr>
        <w:t xml:space="preserve"> Knowledge Base services (Documents and Wikis)</w:t>
      </w:r>
      <w:r w:rsidR="00D43899">
        <w:rPr>
          <w:rFonts w:ascii="Calibri" w:eastAsia="Batang" w:hAnsi="Calibri" w:cs="Arial"/>
          <w:szCs w:val="20"/>
          <w:lang w:val="en-US" w:eastAsia="ko-KR"/>
        </w:rPr>
        <w:t>, Calendar</w:t>
      </w:r>
      <w:r w:rsidR="00056FD4">
        <w:rPr>
          <w:rFonts w:ascii="Calibri" w:eastAsia="Batang" w:hAnsi="Calibri" w:cs="Arial"/>
          <w:szCs w:val="20"/>
          <w:lang w:val="en-US" w:eastAsia="ko-KR"/>
        </w:rPr>
        <w:t xml:space="preserve"> and Catalogues (</w:t>
      </w:r>
      <w:proofErr w:type="spellStart"/>
      <w:r w:rsidR="00056FD4">
        <w:rPr>
          <w:rFonts w:ascii="Calibri" w:eastAsia="Batang" w:hAnsi="Calibri" w:cs="Arial"/>
          <w:szCs w:val="20"/>
          <w:lang w:val="en-US" w:eastAsia="ko-KR"/>
        </w:rPr>
        <w:t>Organisations</w:t>
      </w:r>
      <w:proofErr w:type="spellEnd"/>
      <w:r w:rsidR="00056FD4">
        <w:rPr>
          <w:rFonts w:ascii="Calibri" w:eastAsia="Batang" w:hAnsi="Calibri" w:cs="Arial"/>
          <w:szCs w:val="20"/>
          <w:lang w:val="en-US" w:eastAsia="ko-KR"/>
        </w:rPr>
        <w:t xml:space="preserve">, Farms, </w:t>
      </w:r>
      <w:r w:rsidR="00B028F0">
        <w:rPr>
          <w:rFonts w:ascii="Calibri" w:eastAsia="Batang" w:hAnsi="Calibri" w:cs="Arial"/>
          <w:szCs w:val="20"/>
          <w:lang w:val="en-US" w:eastAsia="ko-KR"/>
        </w:rPr>
        <w:t>Pilots/</w:t>
      </w:r>
      <w:r w:rsidR="00056FD4">
        <w:rPr>
          <w:rFonts w:ascii="Calibri" w:eastAsia="Batang" w:hAnsi="Calibri" w:cs="Arial"/>
          <w:szCs w:val="20"/>
          <w:lang w:val="en-US" w:eastAsia="ko-KR"/>
        </w:rPr>
        <w:t>Agri experiments)</w:t>
      </w:r>
      <w:r w:rsidR="007F1A9F">
        <w:rPr>
          <w:rFonts w:ascii="Calibri" w:eastAsia="Batang" w:hAnsi="Calibri" w:cs="Arial"/>
          <w:szCs w:val="20"/>
          <w:lang w:val="en-US" w:eastAsia="ko-KR"/>
        </w:rPr>
        <w:t>.</w:t>
      </w:r>
    </w:p>
    <w:p w14:paraId="61DA1496" w14:textId="773EF31B" w:rsidR="0096682E" w:rsidRDefault="0096682E" w:rsidP="00325897">
      <w:pPr>
        <w:jc w:val="both"/>
        <w:rPr>
          <w:rFonts w:ascii="Calibri" w:eastAsia="Batang" w:hAnsi="Calibri" w:cs="Arial"/>
          <w:szCs w:val="20"/>
          <w:lang w:val="en-US" w:eastAsia="ko-KR"/>
        </w:rPr>
      </w:pPr>
      <w:r>
        <w:rPr>
          <w:rFonts w:ascii="Calibri" w:eastAsia="Batang" w:hAnsi="Calibri" w:cs="Arial"/>
          <w:szCs w:val="20"/>
          <w:lang w:val="en-US" w:eastAsia="ko-KR"/>
        </w:rPr>
        <w:t xml:space="preserve">In the </w:t>
      </w:r>
      <w:r w:rsidR="00673F92" w:rsidRPr="00673F92">
        <w:rPr>
          <w:rFonts w:ascii="Calibri" w:eastAsia="Batang" w:hAnsi="Calibri" w:cs="Arial"/>
          <w:szCs w:val="20"/>
          <w:lang w:val="en-US" w:eastAsia="ko-KR"/>
        </w:rPr>
        <w:t>main</w:t>
      </w:r>
      <w:r w:rsidRPr="00673F92">
        <w:rPr>
          <w:rFonts w:ascii="Calibri" w:eastAsia="Batang" w:hAnsi="Calibri" w:cs="Arial"/>
          <w:szCs w:val="20"/>
          <w:lang w:val="en-US" w:eastAsia="ko-KR"/>
        </w:rPr>
        <w:t xml:space="preserve"> part</w:t>
      </w:r>
      <w:r>
        <w:rPr>
          <w:rFonts w:ascii="Calibri" w:eastAsia="Batang" w:hAnsi="Calibri" w:cs="Arial"/>
          <w:szCs w:val="20"/>
          <w:lang w:val="en-US" w:eastAsia="ko-KR"/>
        </w:rPr>
        <w:t xml:space="preserve"> of the </w:t>
      </w:r>
      <w:r w:rsidR="00BA7D0B">
        <w:rPr>
          <w:rFonts w:ascii="Calibri" w:eastAsia="Batang" w:hAnsi="Calibri" w:cs="Arial"/>
          <w:szCs w:val="20"/>
          <w:lang w:val="en-US" w:eastAsia="ko-KR"/>
        </w:rPr>
        <w:t xml:space="preserve">home </w:t>
      </w:r>
      <w:r>
        <w:rPr>
          <w:rFonts w:ascii="Calibri" w:eastAsia="Batang" w:hAnsi="Calibri" w:cs="Arial"/>
          <w:szCs w:val="20"/>
          <w:lang w:val="en-US" w:eastAsia="ko-KR"/>
        </w:rPr>
        <w:t>page</w:t>
      </w:r>
      <w:r w:rsidR="00841B4C">
        <w:rPr>
          <w:rFonts w:ascii="Calibri" w:eastAsia="Batang" w:hAnsi="Calibri" w:cs="Arial"/>
          <w:szCs w:val="20"/>
          <w:lang w:val="en-US" w:eastAsia="ko-KR"/>
        </w:rPr>
        <w:t>,</w:t>
      </w:r>
      <w:r>
        <w:rPr>
          <w:rFonts w:ascii="Calibri" w:eastAsia="Batang" w:hAnsi="Calibri" w:cs="Arial"/>
          <w:szCs w:val="20"/>
          <w:lang w:val="en-US" w:eastAsia="ko-KR"/>
        </w:rPr>
        <w:t xml:space="preserve"> </w:t>
      </w:r>
      <w:r w:rsidR="00841B4C">
        <w:rPr>
          <w:rFonts w:ascii="Calibri" w:eastAsia="Batang" w:hAnsi="Calibri" w:cs="Arial"/>
          <w:szCs w:val="20"/>
          <w:lang w:val="en-US" w:eastAsia="ko-KR"/>
        </w:rPr>
        <w:t>the user</w:t>
      </w:r>
      <w:r>
        <w:rPr>
          <w:rFonts w:ascii="Calibri" w:eastAsia="Batang" w:hAnsi="Calibri" w:cs="Arial"/>
          <w:szCs w:val="20"/>
          <w:lang w:val="en-US" w:eastAsia="ko-KR"/>
        </w:rPr>
        <w:t xml:space="preserve"> can find the recent blogs</w:t>
      </w:r>
      <w:r w:rsidR="00D43899">
        <w:rPr>
          <w:rFonts w:ascii="Calibri" w:eastAsia="Batang" w:hAnsi="Calibri" w:cs="Arial"/>
          <w:szCs w:val="20"/>
          <w:lang w:val="en-US" w:eastAsia="ko-KR"/>
        </w:rPr>
        <w:t xml:space="preserve">, </w:t>
      </w:r>
      <w:r>
        <w:rPr>
          <w:rFonts w:ascii="Calibri" w:eastAsia="Batang" w:hAnsi="Calibri" w:cs="Arial"/>
          <w:szCs w:val="20"/>
          <w:lang w:val="en-US" w:eastAsia="ko-KR"/>
        </w:rPr>
        <w:t xml:space="preserve">discussions </w:t>
      </w:r>
      <w:r w:rsidR="00D43899">
        <w:rPr>
          <w:rFonts w:ascii="Calibri" w:eastAsia="Batang" w:hAnsi="Calibri" w:cs="Arial"/>
          <w:szCs w:val="20"/>
          <w:lang w:val="en-US" w:eastAsia="ko-KR"/>
        </w:rPr>
        <w:t xml:space="preserve">and wiki </w:t>
      </w:r>
      <w:r>
        <w:rPr>
          <w:rFonts w:ascii="Calibri" w:eastAsia="Batang" w:hAnsi="Calibri" w:cs="Arial"/>
          <w:szCs w:val="20"/>
          <w:lang w:val="en-US" w:eastAsia="ko-KR"/>
        </w:rPr>
        <w:t>created.</w:t>
      </w:r>
    </w:p>
    <w:p w14:paraId="3B3D35C8" w14:textId="1674D3E8" w:rsidR="0096682E" w:rsidRPr="00843D9B" w:rsidRDefault="0096682E" w:rsidP="00325897">
      <w:pPr>
        <w:jc w:val="both"/>
        <w:rPr>
          <w:rFonts w:ascii="Calibri" w:eastAsia="Batang" w:hAnsi="Calibri" w:cs="Arial"/>
          <w:szCs w:val="20"/>
          <w:lang w:val="en-US" w:eastAsia="ko-KR"/>
        </w:rPr>
      </w:pPr>
      <w:r>
        <w:rPr>
          <w:rFonts w:ascii="Calibri" w:eastAsia="Batang" w:hAnsi="Calibri" w:cs="Arial"/>
          <w:szCs w:val="20"/>
          <w:lang w:val="en-US" w:eastAsia="ko-KR"/>
        </w:rPr>
        <w:t xml:space="preserve">In </w:t>
      </w:r>
      <w:r w:rsidRPr="00673F92">
        <w:rPr>
          <w:rFonts w:ascii="Calibri" w:eastAsia="Batang" w:hAnsi="Calibri" w:cs="Arial"/>
          <w:szCs w:val="20"/>
          <w:lang w:val="en-US" w:eastAsia="ko-KR"/>
        </w:rPr>
        <w:t xml:space="preserve">the right part </w:t>
      </w:r>
      <w:r w:rsidR="00BA7D0B">
        <w:rPr>
          <w:rFonts w:ascii="Calibri" w:eastAsia="Batang" w:hAnsi="Calibri" w:cs="Arial"/>
          <w:szCs w:val="20"/>
          <w:lang w:val="en-US" w:eastAsia="ko-KR"/>
        </w:rPr>
        <w:t>of the home page</w:t>
      </w:r>
      <w:r w:rsidR="00841B4C">
        <w:rPr>
          <w:rFonts w:ascii="Calibri" w:eastAsia="Batang" w:hAnsi="Calibri" w:cs="Arial"/>
          <w:szCs w:val="20"/>
          <w:lang w:val="en-US" w:eastAsia="ko-KR"/>
        </w:rPr>
        <w:t>, the user</w:t>
      </w:r>
      <w:r w:rsidR="00673F92">
        <w:rPr>
          <w:rFonts w:ascii="Calibri" w:eastAsia="Batang" w:hAnsi="Calibri" w:cs="Arial"/>
          <w:szCs w:val="20"/>
          <w:lang w:val="en-US" w:eastAsia="ko-KR"/>
        </w:rPr>
        <w:t xml:space="preserve"> can find the </w:t>
      </w:r>
      <w:r>
        <w:rPr>
          <w:rFonts w:ascii="Calibri" w:eastAsia="Batang" w:hAnsi="Calibri" w:cs="Arial"/>
          <w:szCs w:val="20"/>
          <w:lang w:val="en-US" w:eastAsia="ko-KR"/>
        </w:rPr>
        <w:t xml:space="preserve">recent bloggers. </w:t>
      </w:r>
    </w:p>
    <w:p w14:paraId="0A4C42B7" w14:textId="5001352A" w:rsidR="00325897" w:rsidRPr="00325897" w:rsidRDefault="00325897" w:rsidP="00325897">
      <w:pPr>
        <w:rPr>
          <w:lang w:val="en-US" w:eastAsia="en-GB"/>
        </w:rPr>
      </w:pPr>
    </w:p>
    <w:p w14:paraId="44FFB01C" w14:textId="571EB29B" w:rsidR="0096682E" w:rsidRDefault="00D43899" w:rsidP="000B37E9">
      <w:pPr>
        <w:keepNext/>
        <w:jc w:val="center"/>
      </w:pPr>
      <w:r>
        <w:rPr>
          <w:noProof/>
        </w:rPr>
        <w:drawing>
          <wp:inline distT="0" distB="0" distL="0" distR="0" wp14:anchorId="4FB6D00E" wp14:editId="2F5A06B7">
            <wp:extent cx="5731510" cy="2711450"/>
            <wp:effectExtent l="19050" t="19050" r="21590" b="1270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731510" cy="2711450"/>
                    </a:xfrm>
                    <a:prstGeom prst="rect">
                      <a:avLst/>
                    </a:prstGeom>
                    <a:ln>
                      <a:solidFill>
                        <a:schemeClr val="bg1">
                          <a:lumMod val="65000"/>
                        </a:schemeClr>
                      </a:solidFill>
                    </a:ln>
                  </pic:spPr>
                </pic:pic>
              </a:graphicData>
            </a:graphic>
          </wp:inline>
        </w:drawing>
      </w:r>
    </w:p>
    <w:p w14:paraId="11095A5F" w14:textId="47FAE6DD" w:rsidR="00325897" w:rsidRPr="00325897" w:rsidRDefault="0096682E" w:rsidP="0096682E">
      <w:pPr>
        <w:pStyle w:val="Didascalia"/>
        <w:rPr>
          <w:lang w:eastAsia="en-GB"/>
        </w:rPr>
      </w:pPr>
      <w:r>
        <w:t xml:space="preserve">Figure </w:t>
      </w:r>
      <w:r>
        <w:fldChar w:fldCharType="begin"/>
      </w:r>
      <w:r>
        <w:instrText xml:space="preserve"> SEQ Figure \* ARABIC </w:instrText>
      </w:r>
      <w:r>
        <w:fldChar w:fldCharType="separate"/>
      </w:r>
      <w:r w:rsidR="00A51BDE">
        <w:rPr>
          <w:noProof/>
        </w:rPr>
        <w:t>13</w:t>
      </w:r>
      <w:r>
        <w:fldChar w:fldCharType="end"/>
      </w:r>
      <w:r>
        <w:t xml:space="preserve"> </w:t>
      </w:r>
      <w:r w:rsidR="00D05C67">
        <w:t xml:space="preserve">SOCS </w:t>
      </w:r>
      <w:r>
        <w:t>Home page</w:t>
      </w:r>
    </w:p>
    <w:p w14:paraId="1757210A" w14:textId="77777777" w:rsidR="00D94D34" w:rsidRPr="00D94D34" w:rsidRDefault="00D94D34" w:rsidP="00D94D34">
      <w:pPr>
        <w:rPr>
          <w:lang w:val="en-GB" w:eastAsia="en-GB"/>
        </w:rPr>
      </w:pPr>
    </w:p>
    <w:p w14:paraId="10D7997D" w14:textId="19A03218" w:rsidR="0011114A" w:rsidRDefault="00B23E57" w:rsidP="00B23E57">
      <w:pPr>
        <w:pStyle w:val="Titolo3"/>
        <w:rPr>
          <w:rStyle w:val="normaltextrun"/>
        </w:rPr>
      </w:pPr>
      <w:bookmarkStart w:id="19" w:name="_Toc101342243"/>
      <w:r>
        <w:rPr>
          <w:rStyle w:val="normaltextrun"/>
        </w:rPr>
        <w:lastRenderedPageBreak/>
        <w:t>Collaboration tools</w:t>
      </w:r>
      <w:bookmarkEnd w:id="19"/>
    </w:p>
    <w:p w14:paraId="4A407FC5" w14:textId="5FF40123" w:rsidR="00B23E57" w:rsidRDefault="00B23E57" w:rsidP="00B23E57">
      <w:pPr>
        <w:pStyle w:val="Titolo4"/>
        <w:rPr>
          <w:rStyle w:val="normaltextrun"/>
        </w:rPr>
      </w:pPr>
      <w:r>
        <w:rPr>
          <w:rStyle w:val="normaltextrun"/>
        </w:rPr>
        <w:t>Discussion</w:t>
      </w:r>
      <w:r w:rsidR="00237040">
        <w:rPr>
          <w:rStyle w:val="normaltextrun"/>
        </w:rPr>
        <w:t>s</w:t>
      </w:r>
    </w:p>
    <w:p w14:paraId="513D4D67" w14:textId="77777777" w:rsidR="00DB5AA5" w:rsidRDefault="00DB5AA5" w:rsidP="00DB5AA5">
      <w:pPr>
        <w:rPr>
          <w:rFonts w:ascii="Calibri" w:eastAsia="Batang" w:hAnsi="Calibri" w:cs="Arial"/>
          <w:szCs w:val="20"/>
          <w:lang w:val="en-US" w:eastAsia="ko-KR"/>
        </w:rPr>
      </w:pPr>
      <w:r>
        <w:rPr>
          <w:rFonts w:ascii="Calibri" w:eastAsia="Batang" w:hAnsi="Calibri" w:cs="Arial"/>
          <w:szCs w:val="20"/>
          <w:lang w:val="en-US" w:eastAsia="ko-KR"/>
        </w:rPr>
        <w:t>T</w:t>
      </w:r>
      <w:r w:rsidRPr="00843D9B">
        <w:rPr>
          <w:rFonts w:ascii="Calibri" w:eastAsia="Batang" w:hAnsi="Calibri" w:cs="Arial"/>
          <w:szCs w:val="20"/>
          <w:lang w:val="en-US" w:eastAsia="ko-KR"/>
        </w:rPr>
        <w:t>he discussions application contains the threads open within the workspace.</w:t>
      </w:r>
    </w:p>
    <w:p w14:paraId="3E5898E5" w14:textId="6B7768D6" w:rsidR="00FC6A08" w:rsidRDefault="00FC6A08" w:rsidP="009C0F52">
      <w:pPr>
        <w:rPr>
          <w:rFonts w:ascii="Calibri" w:eastAsia="Batang" w:hAnsi="Calibri" w:cs="Arial"/>
          <w:szCs w:val="20"/>
          <w:lang w:val="en-US" w:eastAsia="ko-KR"/>
        </w:rPr>
      </w:pPr>
      <w:r>
        <w:rPr>
          <w:rFonts w:ascii="Calibri" w:eastAsia="Batang" w:hAnsi="Calibri" w:cs="Arial"/>
          <w:szCs w:val="20"/>
          <w:lang w:val="en-US" w:eastAsia="ko-KR"/>
        </w:rPr>
        <w:t xml:space="preserve">In this application </w:t>
      </w:r>
      <w:r w:rsidR="00DB5AA5">
        <w:rPr>
          <w:rFonts w:ascii="Calibri" w:eastAsia="Batang" w:hAnsi="Calibri" w:cs="Arial"/>
          <w:szCs w:val="20"/>
          <w:lang w:val="en-US" w:eastAsia="ko-KR"/>
        </w:rPr>
        <w:t xml:space="preserve">it is possible to </w:t>
      </w:r>
      <w:r>
        <w:rPr>
          <w:rFonts w:ascii="Calibri" w:eastAsia="Batang" w:hAnsi="Calibri" w:cs="Arial"/>
          <w:szCs w:val="20"/>
          <w:lang w:val="en-US" w:eastAsia="ko-KR"/>
        </w:rPr>
        <w:t>identify 5 different sub-applications:</w:t>
      </w:r>
    </w:p>
    <w:p w14:paraId="2C43B25C" w14:textId="12AC6313" w:rsidR="00FC6A08" w:rsidRDefault="00FC6A08" w:rsidP="00FC6A08">
      <w:pPr>
        <w:pStyle w:val="Paragrafoelenco"/>
        <w:numPr>
          <w:ilvl w:val="0"/>
          <w:numId w:val="29"/>
        </w:numPr>
        <w:jc w:val="both"/>
        <w:rPr>
          <w:rFonts w:ascii="Calibri" w:eastAsia="Batang" w:hAnsi="Calibri" w:cs="Arial"/>
          <w:szCs w:val="20"/>
          <w:lang w:val="en-US" w:eastAsia="ko-KR"/>
        </w:rPr>
      </w:pPr>
      <w:r>
        <w:rPr>
          <w:rFonts w:ascii="Calibri" w:eastAsia="Batang" w:hAnsi="Calibri" w:cs="Arial"/>
          <w:szCs w:val="20"/>
          <w:lang w:val="en-US" w:eastAsia="ko-KR"/>
        </w:rPr>
        <w:t>Categories: from this section is possible to see the main containers (identified by the content managers) in which users can start new threads. User can also start threads which are not connected to any created categories.</w:t>
      </w:r>
    </w:p>
    <w:p w14:paraId="03EA2DEF" w14:textId="53261D8B" w:rsidR="00FC6A08" w:rsidRDefault="00FC6A08" w:rsidP="00FC6A08">
      <w:pPr>
        <w:pStyle w:val="Paragrafoelenco"/>
        <w:numPr>
          <w:ilvl w:val="0"/>
          <w:numId w:val="29"/>
        </w:numPr>
        <w:rPr>
          <w:rFonts w:ascii="Calibri" w:eastAsia="Batang" w:hAnsi="Calibri" w:cs="Arial"/>
          <w:szCs w:val="20"/>
          <w:lang w:val="en-US" w:eastAsia="ko-KR"/>
        </w:rPr>
      </w:pPr>
      <w:r>
        <w:rPr>
          <w:rFonts w:ascii="Calibri" w:eastAsia="Batang" w:hAnsi="Calibri" w:cs="Arial"/>
          <w:szCs w:val="20"/>
          <w:lang w:val="en-US" w:eastAsia="ko-KR"/>
        </w:rPr>
        <w:t>Recent posts: this section collect</w:t>
      </w:r>
      <w:r w:rsidR="00D2511A">
        <w:rPr>
          <w:rFonts w:ascii="Calibri" w:eastAsia="Batang" w:hAnsi="Calibri" w:cs="Arial"/>
          <w:szCs w:val="20"/>
          <w:lang w:val="en-US" w:eastAsia="ko-KR"/>
        </w:rPr>
        <w:t>s</w:t>
      </w:r>
      <w:r>
        <w:rPr>
          <w:rFonts w:ascii="Calibri" w:eastAsia="Batang" w:hAnsi="Calibri" w:cs="Arial"/>
          <w:szCs w:val="20"/>
          <w:lang w:val="en-US" w:eastAsia="ko-KR"/>
        </w:rPr>
        <w:t xml:space="preserve"> the posts published by </w:t>
      </w:r>
      <w:r w:rsidR="00DB5AA5">
        <w:rPr>
          <w:rFonts w:ascii="Calibri" w:eastAsia="Batang" w:hAnsi="Calibri" w:cs="Arial"/>
          <w:szCs w:val="20"/>
          <w:lang w:val="en-US" w:eastAsia="ko-KR"/>
        </w:rPr>
        <w:t>all</w:t>
      </w:r>
      <w:r>
        <w:rPr>
          <w:rFonts w:ascii="Calibri" w:eastAsia="Batang" w:hAnsi="Calibri" w:cs="Arial"/>
          <w:szCs w:val="20"/>
          <w:lang w:val="en-US" w:eastAsia="ko-KR"/>
        </w:rPr>
        <w:t xml:space="preserve"> DEMETER user</w:t>
      </w:r>
      <w:r w:rsidR="00DB5AA5">
        <w:rPr>
          <w:rFonts w:ascii="Calibri" w:eastAsia="Batang" w:hAnsi="Calibri" w:cs="Arial"/>
          <w:szCs w:val="20"/>
          <w:lang w:val="en-US" w:eastAsia="ko-KR"/>
        </w:rPr>
        <w:t>s</w:t>
      </w:r>
      <w:r>
        <w:rPr>
          <w:rFonts w:ascii="Calibri" w:eastAsia="Batang" w:hAnsi="Calibri" w:cs="Arial"/>
          <w:szCs w:val="20"/>
          <w:lang w:val="en-US" w:eastAsia="ko-KR"/>
        </w:rPr>
        <w:t xml:space="preserve"> recently</w:t>
      </w:r>
      <w:r w:rsidR="00D2511A">
        <w:rPr>
          <w:rFonts w:ascii="Calibri" w:eastAsia="Batang" w:hAnsi="Calibri" w:cs="Arial"/>
          <w:szCs w:val="20"/>
          <w:lang w:val="en-US" w:eastAsia="ko-KR"/>
        </w:rPr>
        <w:t>.</w:t>
      </w:r>
    </w:p>
    <w:p w14:paraId="4B41B779" w14:textId="62355A36" w:rsidR="00FC6A08" w:rsidRDefault="00FC6A08" w:rsidP="00FC6A08">
      <w:pPr>
        <w:pStyle w:val="Paragrafoelenco"/>
        <w:numPr>
          <w:ilvl w:val="0"/>
          <w:numId w:val="29"/>
        </w:numPr>
        <w:rPr>
          <w:rFonts w:ascii="Calibri" w:eastAsia="Batang" w:hAnsi="Calibri" w:cs="Arial"/>
          <w:szCs w:val="20"/>
          <w:lang w:val="en-US" w:eastAsia="ko-KR"/>
        </w:rPr>
      </w:pPr>
      <w:r>
        <w:rPr>
          <w:rFonts w:ascii="Calibri" w:eastAsia="Batang" w:hAnsi="Calibri" w:cs="Arial"/>
          <w:szCs w:val="20"/>
          <w:lang w:val="en-US" w:eastAsia="ko-KR"/>
        </w:rPr>
        <w:t>My posts</w:t>
      </w:r>
      <w:r w:rsidR="00D2511A">
        <w:rPr>
          <w:rFonts w:ascii="Calibri" w:eastAsia="Batang" w:hAnsi="Calibri" w:cs="Arial"/>
          <w:szCs w:val="20"/>
          <w:lang w:val="en-US" w:eastAsia="ko-KR"/>
        </w:rPr>
        <w:t>: this section collects all the posts published by the user.</w:t>
      </w:r>
    </w:p>
    <w:p w14:paraId="379F5295" w14:textId="53826399" w:rsidR="00FC6A08" w:rsidRDefault="00FC6A08" w:rsidP="00DB5AA5">
      <w:pPr>
        <w:pStyle w:val="Paragrafoelenco"/>
        <w:numPr>
          <w:ilvl w:val="0"/>
          <w:numId w:val="29"/>
        </w:numPr>
        <w:jc w:val="both"/>
        <w:rPr>
          <w:rFonts w:ascii="Calibri" w:eastAsia="Batang" w:hAnsi="Calibri" w:cs="Arial"/>
          <w:szCs w:val="20"/>
          <w:lang w:val="en-US" w:eastAsia="ko-KR"/>
        </w:rPr>
      </w:pPr>
      <w:r>
        <w:rPr>
          <w:rFonts w:ascii="Calibri" w:eastAsia="Batang" w:hAnsi="Calibri" w:cs="Arial"/>
          <w:szCs w:val="20"/>
          <w:lang w:val="en-US" w:eastAsia="ko-KR"/>
        </w:rPr>
        <w:t>My Subscriptions</w:t>
      </w:r>
      <w:r w:rsidR="00D2511A">
        <w:rPr>
          <w:rFonts w:ascii="Calibri" w:eastAsia="Batang" w:hAnsi="Calibri" w:cs="Arial"/>
          <w:szCs w:val="20"/>
          <w:lang w:val="en-US" w:eastAsia="ko-KR"/>
        </w:rPr>
        <w:t>: this section includes the categories and threads to which the user subscribed.</w:t>
      </w:r>
    </w:p>
    <w:p w14:paraId="433B0081" w14:textId="0BD7E30B" w:rsidR="00FC6A08" w:rsidRPr="00FC6A08" w:rsidRDefault="00FC6A08" w:rsidP="00FC6A08">
      <w:pPr>
        <w:pStyle w:val="Paragrafoelenco"/>
        <w:numPr>
          <w:ilvl w:val="0"/>
          <w:numId w:val="29"/>
        </w:numPr>
        <w:rPr>
          <w:rFonts w:ascii="Calibri" w:eastAsia="Batang" w:hAnsi="Calibri" w:cs="Arial"/>
          <w:szCs w:val="20"/>
          <w:lang w:val="en-US" w:eastAsia="ko-KR"/>
        </w:rPr>
      </w:pPr>
      <w:r>
        <w:rPr>
          <w:rFonts w:ascii="Calibri" w:eastAsia="Batang" w:hAnsi="Calibri" w:cs="Arial"/>
          <w:szCs w:val="20"/>
          <w:lang w:val="en-US" w:eastAsia="ko-KR"/>
        </w:rPr>
        <w:t>Statistics</w:t>
      </w:r>
      <w:r w:rsidR="00D2511A">
        <w:rPr>
          <w:rFonts w:ascii="Calibri" w:eastAsia="Batang" w:hAnsi="Calibri" w:cs="Arial"/>
          <w:szCs w:val="20"/>
          <w:lang w:val="en-US" w:eastAsia="ko-KR"/>
        </w:rPr>
        <w:t>: this section includes</w:t>
      </w:r>
      <w:r w:rsidR="00890FFE">
        <w:rPr>
          <w:rFonts w:ascii="Calibri" w:eastAsia="Batang" w:hAnsi="Calibri" w:cs="Arial"/>
          <w:szCs w:val="20"/>
          <w:lang w:val="en-US" w:eastAsia="ko-KR"/>
        </w:rPr>
        <w:t xml:space="preserve"> the total number of categories, the total number of posts and the total number of participants which have participated in all the discussions.</w:t>
      </w:r>
    </w:p>
    <w:p w14:paraId="0EED1665" w14:textId="58C76ACF" w:rsidR="00DB5AA5" w:rsidRDefault="00DB5AA5" w:rsidP="00DB5AA5">
      <w:pPr>
        <w:jc w:val="both"/>
        <w:rPr>
          <w:rFonts w:ascii="Calibri" w:eastAsia="Batang" w:hAnsi="Calibri" w:cs="Arial"/>
          <w:szCs w:val="20"/>
          <w:lang w:val="en-US" w:eastAsia="ko-KR"/>
        </w:rPr>
      </w:pPr>
      <w:r w:rsidRPr="00DB5AA5">
        <w:rPr>
          <w:rFonts w:ascii="Calibri" w:eastAsia="Batang" w:hAnsi="Calibri" w:cs="Arial"/>
          <w:szCs w:val="20"/>
          <w:lang w:val="en-US" w:eastAsia="ko-KR"/>
        </w:rPr>
        <w:t xml:space="preserve">The discussion application also includes a search feature </w:t>
      </w:r>
      <w:r>
        <w:rPr>
          <w:rFonts w:ascii="Calibri" w:eastAsia="Batang" w:hAnsi="Calibri" w:cs="Arial"/>
          <w:szCs w:val="20"/>
          <w:lang w:val="en-US" w:eastAsia="ko-KR"/>
        </w:rPr>
        <w:t>which allows to search for the threads which include a specific keyword.</w:t>
      </w:r>
    </w:p>
    <w:p w14:paraId="493E2967" w14:textId="4B854FF5" w:rsidR="009C0F52" w:rsidRDefault="00E2657C" w:rsidP="009C0F52">
      <w:pPr>
        <w:keepNext/>
        <w:jc w:val="center"/>
      </w:pPr>
      <w:r>
        <w:rPr>
          <w:noProof/>
        </w:rPr>
        <w:drawing>
          <wp:inline distT="0" distB="0" distL="0" distR="0" wp14:anchorId="1EC0A90F" wp14:editId="0C7DBCB6">
            <wp:extent cx="4527446" cy="2735248"/>
            <wp:effectExtent l="19050" t="19050" r="26035" b="273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1608" cy="2737763"/>
                    </a:xfrm>
                    <a:prstGeom prst="rect">
                      <a:avLst/>
                    </a:prstGeom>
                    <a:noFill/>
                    <a:ln>
                      <a:solidFill>
                        <a:schemeClr val="bg1">
                          <a:lumMod val="65000"/>
                        </a:schemeClr>
                      </a:solidFill>
                    </a:ln>
                  </pic:spPr>
                </pic:pic>
              </a:graphicData>
            </a:graphic>
          </wp:inline>
        </w:drawing>
      </w:r>
    </w:p>
    <w:p w14:paraId="6D993E1A" w14:textId="56594309" w:rsidR="009C0F52" w:rsidRDefault="009C0F52" w:rsidP="009C0F52">
      <w:pPr>
        <w:pStyle w:val="Didascalia"/>
        <w:rPr>
          <w:rFonts w:ascii="Calibri" w:eastAsia="Batang" w:hAnsi="Calibri" w:cs="Arial"/>
          <w:szCs w:val="20"/>
          <w:lang w:val="en-US" w:eastAsia="ko-KR"/>
        </w:rPr>
      </w:pPr>
      <w:r>
        <w:t xml:space="preserve">Figure </w:t>
      </w:r>
      <w:r>
        <w:fldChar w:fldCharType="begin"/>
      </w:r>
      <w:r>
        <w:instrText xml:space="preserve"> SEQ Figure \* ARABIC </w:instrText>
      </w:r>
      <w:r>
        <w:fldChar w:fldCharType="separate"/>
      </w:r>
      <w:r w:rsidR="00A51BDE">
        <w:rPr>
          <w:noProof/>
        </w:rPr>
        <w:t>14</w:t>
      </w:r>
      <w:r>
        <w:fldChar w:fldCharType="end"/>
      </w:r>
      <w:r>
        <w:t xml:space="preserve"> Discussion</w:t>
      </w:r>
    </w:p>
    <w:p w14:paraId="0932C18B" w14:textId="436C8B49" w:rsidR="00DB6E35" w:rsidRPr="00843D9B" w:rsidRDefault="00E2657C" w:rsidP="00DB6E35">
      <w:pPr>
        <w:rPr>
          <w:rFonts w:ascii="Calibri" w:eastAsia="Batang" w:hAnsi="Calibri" w:cs="Arial"/>
          <w:szCs w:val="20"/>
          <w:lang w:val="en-US" w:eastAsia="ko-KR"/>
        </w:rPr>
      </w:pPr>
      <w:r>
        <w:rPr>
          <w:rFonts w:ascii="Calibri" w:eastAsia="Batang" w:hAnsi="Calibri" w:cs="Arial"/>
          <w:szCs w:val="20"/>
          <w:lang w:val="en-US" w:eastAsia="ko-KR"/>
        </w:rPr>
        <w:t>The</w:t>
      </w:r>
      <w:r w:rsidR="00DB6E35" w:rsidRPr="00843D9B">
        <w:rPr>
          <w:rFonts w:ascii="Calibri" w:eastAsia="Batang" w:hAnsi="Calibri" w:cs="Arial"/>
          <w:szCs w:val="20"/>
          <w:lang w:val="en-US" w:eastAsia="ko-KR"/>
        </w:rPr>
        <w:t xml:space="preserve"> user </w:t>
      </w:r>
      <w:proofErr w:type="gramStart"/>
      <w:r>
        <w:rPr>
          <w:rFonts w:ascii="Calibri" w:eastAsia="Batang" w:hAnsi="Calibri" w:cs="Arial"/>
          <w:szCs w:val="20"/>
          <w:lang w:val="en-US" w:eastAsia="ko-KR"/>
        </w:rPr>
        <w:t xml:space="preserve">is able </w:t>
      </w:r>
      <w:r w:rsidR="00DB6E35" w:rsidRPr="00843D9B">
        <w:rPr>
          <w:rFonts w:ascii="Calibri" w:eastAsia="Batang" w:hAnsi="Calibri" w:cs="Arial"/>
          <w:szCs w:val="20"/>
          <w:lang w:val="en-US" w:eastAsia="ko-KR"/>
        </w:rPr>
        <w:t>to</w:t>
      </w:r>
      <w:proofErr w:type="gramEnd"/>
      <w:r w:rsidR="00DB6E35" w:rsidRPr="00843D9B">
        <w:rPr>
          <w:rFonts w:ascii="Calibri" w:eastAsia="Batang" w:hAnsi="Calibri" w:cs="Arial"/>
          <w:szCs w:val="20"/>
          <w:lang w:val="en-US" w:eastAsia="ko-KR"/>
        </w:rPr>
        <w:t>:</w:t>
      </w:r>
    </w:p>
    <w:p w14:paraId="7B37B993" w14:textId="3EACA715" w:rsidR="00DB6E35" w:rsidRPr="00843D9B" w:rsidRDefault="00DB6E35" w:rsidP="00DB6E35">
      <w:pPr>
        <w:numPr>
          <w:ilvl w:val="0"/>
          <w:numId w:val="24"/>
        </w:numPr>
        <w:spacing w:before="120" w:after="120" w:line="240" w:lineRule="auto"/>
        <w:contextualSpacing/>
        <w:jc w:val="both"/>
        <w:rPr>
          <w:rFonts w:ascii="Calibri" w:eastAsia="Batang" w:hAnsi="Calibri" w:cs="Arial"/>
          <w:szCs w:val="20"/>
          <w:lang w:val="en-US" w:eastAsia="ko-KR"/>
        </w:rPr>
      </w:pPr>
      <w:r w:rsidRPr="00843D9B">
        <w:rPr>
          <w:rFonts w:ascii="Calibri" w:eastAsia="Batang" w:hAnsi="Calibri" w:cs="Arial"/>
          <w:szCs w:val="20"/>
          <w:lang w:val="en-US" w:eastAsia="ko-KR"/>
        </w:rPr>
        <w:t>Subscribe to all</w:t>
      </w:r>
      <w:r w:rsidR="00E2657C">
        <w:rPr>
          <w:rFonts w:ascii="Calibri" w:eastAsia="Batang" w:hAnsi="Calibri" w:cs="Arial"/>
          <w:szCs w:val="20"/>
          <w:lang w:val="en-US" w:eastAsia="ko-KR"/>
        </w:rPr>
        <w:t xml:space="preserve"> </w:t>
      </w:r>
      <w:r w:rsidRPr="00843D9B">
        <w:rPr>
          <w:rFonts w:ascii="Calibri" w:eastAsia="Batang" w:hAnsi="Calibri" w:cs="Arial"/>
          <w:szCs w:val="20"/>
          <w:lang w:val="en-US" w:eastAsia="ko-KR"/>
        </w:rPr>
        <w:t xml:space="preserve">open threads </w:t>
      </w:r>
    </w:p>
    <w:p w14:paraId="23D73291" w14:textId="53221465" w:rsidR="00DB6E35" w:rsidRPr="00216532" w:rsidRDefault="00C63D94" w:rsidP="00DB6E35">
      <w:pPr>
        <w:numPr>
          <w:ilvl w:val="0"/>
          <w:numId w:val="24"/>
        </w:numPr>
        <w:spacing w:before="120" w:after="120" w:line="240" w:lineRule="auto"/>
        <w:contextualSpacing/>
        <w:jc w:val="both"/>
        <w:rPr>
          <w:rFonts w:ascii="Calibri" w:eastAsia="Batang" w:hAnsi="Calibri" w:cs="Arial"/>
          <w:szCs w:val="20"/>
          <w:lang w:val="en-GB" w:eastAsia="ko-KR"/>
        </w:rPr>
      </w:pPr>
      <w:r>
        <w:rPr>
          <w:rFonts w:ascii="Calibri" w:eastAsia="Batang" w:hAnsi="Calibri" w:cs="Arial"/>
          <w:szCs w:val="20"/>
          <w:lang w:val="en-GB" w:eastAsia="ko-KR"/>
        </w:rPr>
        <w:t>Add a new</w:t>
      </w:r>
      <w:r w:rsidR="00DB6E35" w:rsidRPr="00216532">
        <w:rPr>
          <w:rFonts w:ascii="Calibri" w:eastAsia="Batang" w:hAnsi="Calibri" w:cs="Arial"/>
          <w:szCs w:val="20"/>
          <w:lang w:val="en-GB" w:eastAsia="ko-KR"/>
        </w:rPr>
        <w:t xml:space="preserve"> thread</w:t>
      </w:r>
    </w:p>
    <w:p w14:paraId="62C0A3AC" w14:textId="2155BD00" w:rsidR="009C0F52" w:rsidRDefault="009C0F52" w:rsidP="009C0F52">
      <w:pPr>
        <w:rPr>
          <w:lang w:val="en-GB" w:eastAsia="en-GB"/>
        </w:rPr>
      </w:pPr>
    </w:p>
    <w:p w14:paraId="4CF4C852" w14:textId="7BC54A0A" w:rsidR="00F80546" w:rsidRPr="00843D9B" w:rsidRDefault="00F80546" w:rsidP="00F80546">
      <w:pPr>
        <w:rPr>
          <w:rFonts w:ascii="Calibri" w:eastAsia="Batang" w:hAnsi="Calibri" w:cs="Arial"/>
          <w:szCs w:val="20"/>
          <w:lang w:val="en-US" w:eastAsia="ko-KR"/>
        </w:rPr>
      </w:pPr>
      <w:r w:rsidRPr="00843D9B">
        <w:rPr>
          <w:rFonts w:ascii="Calibri" w:eastAsia="Batang" w:hAnsi="Calibri" w:cs="Arial"/>
          <w:szCs w:val="20"/>
          <w:lang w:val="en-US" w:eastAsia="ko-KR"/>
        </w:rPr>
        <w:t>When</w:t>
      </w:r>
      <w:r w:rsidR="00893ED4">
        <w:rPr>
          <w:rFonts w:ascii="Calibri" w:eastAsia="Batang" w:hAnsi="Calibri" w:cs="Arial"/>
          <w:szCs w:val="20"/>
          <w:lang w:val="en-US" w:eastAsia="ko-KR"/>
        </w:rPr>
        <w:t xml:space="preserve"> the</w:t>
      </w:r>
      <w:r w:rsidRPr="00843D9B">
        <w:rPr>
          <w:rFonts w:ascii="Calibri" w:eastAsia="Batang" w:hAnsi="Calibri" w:cs="Arial"/>
          <w:szCs w:val="20"/>
          <w:lang w:val="en-US" w:eastAsia="ko-KR"/>
        </w:rPr>
        <w:t xml:space="preserve"> user add</w:t>
      </w:r>
      <w:r w:rsidR="00893ED4">
        <w:rPr>
          <w:rFonts w:ascii="Calibri" w:eastAsia="Batang" w:hAnsi="Calibri" w:cs="Arial"/>
          <w:szCs w:val="20"/>
          <w:lang w:val="en-US" w:eastAsia="ko-KR"/>
        </w:rPr>
        <w:t>s</w:t>
      </w:r>
      <w:r w:rsidRPr="00843D9B">
        <w:rPr>
          <w:rFonts w:ascii="Calibri" w:eastAsia="Batang" w:hAnsi="Calibri" w:cs="Arial"/>
          <w:szCs w:val="20"/>
          <w:lang w:val="en-US" w:eastAsia="ko-KR"/>
        </w:rPr>
        <w:t xml:space="preserve"> a new </w:t>
      </w:r>
      <w:r>
        <w:rPr>
          <w:rFonts w:ascii="Calibri" w:eastAsia="Batang" w:hAnsi="Calibri" w:cs="Arial"/>
          <w:szCs w:val="20"/>
          <w:lang w:val="en-US" w:eastAsia="ko-KR"/>
        </w:rPr>
        <w:t>thread</w:t>
      </w:r>
      <w:r w:rsidR="001C4394">
        <w:rPr>
          <w:rFonts w:ascii="Calibri" w:eastAsia="Batang" w:hAnsi="Calibri" w:cs="Arial"/>
          <w:szCs w:val="20"/>
          <w:lang w:val="en-US" w:eastAsia="ko-KR"/>
        </w:rPr>
        <w:t>,</w:t>
      </w:r>
      <w:r w:rsidRPr="00843D9B">
        <w:rPr>
          <w:rFonts w:ascii="Calibri" w:eastAsia="Batang" w:hAnsi="Calibri" w:cs="Arial"/>
          <w:szCs w:val="20"/>
          <w:lang w:val="en-US" w:eastAsia="ko-KR"/>
        </w:rPr>
        <w:t xml:space="preserve"> he can insert:</w:t>
      </w:r>
    </w:p>
    <w:p w14:paraId="65B5C8A1" w14:textId="3E77A500" w:rsidR="00F80546" w:rsidRPr="00216532" w:rsidRDefault="00F80546" w:rsidP="00F80546">
      <w:pPr>
        <w:numPr>
          <w:ilvl w:val="0"/>
          <w:numId w:val="25"/>
        </w:numPr>
        <w:spacing w:before="120" w:after="120" w:line="240" w:lineRule="auto"/>
        <w:contextualSpacing/>
        <w:jc w:val="both"/>
        <w:rPr>
          <w:rFonts w:ascii="Calibri" w:eastAsia="Batang" w:hAnsi="Calibri" w:cs="Arial"/>
          <w:szCs w:val="20"/>
          <w:lang w:val="en-GB" w:eastAsia="ko-KR"/>
        </w:rPr>
      </w:pPr>
      <w:r w:rsidRPr="00216532">
        <w:rPr>
          <w:rFonts w:ascii="Calibri" w:eastAsia="Batang" w:hAnsi="Calibri" w:cs="Arial"/>
          <w:szCs w:val="20"/>
          <w:lang w:val="en-GB" w:eastAsia="ko-KR"/>
        </w:rPr>
        <w:t xml:space="preserve">A </w:t>
      </w:r>
      <w:r>
        <w:rPr>
          <w:rFonts w:ascii="Calibri" w:eastAsia="Batang" w:hAnsi="Calibri" w:cs="Arial"/>
          <w:szCs w:val="20"/>
          <w:lang w:val="en-GB" w:eastAsia="ko-KR"/>
        </w:rPr>
        <w:t>subject</w:t>
      </w:r>
    </w:p>
    <w:p w14:paraId="09DEB656" w14:textId="77777777" w:rsidR="00F80546" w:rsidRPr="00E2657C" w:rsidRDefault="00F80546" w:rsidP="00F80546">
      <w:pPr>
        <w:numPr>
          <w:ilvl w:val="0"/>
          <w:numId w:val="25"/>
        </w:numPr>
        <w:spacing w:before="120" w:after="120" w:line="240" w:lineRule="auto"/>
        <w:contextualSpacing/>
        <w:jc w:val="both"/>
        <w:rPr>
          <w:lang w:val="en-GB" w:eastAsia="en-GB"/>
        </w:rPr>
      </w:pPr>
      <w:r w:rsidRPr="00C63D94">
        <w:rPr>
          <w:rFonts w:ascii="Calibri" w:eastAsia="Batang" w:hAnsi="Calibri" w:cs="Arial"/>
          <w:szCs w:val="20"/>
          <w:lang w:val="en-GB" w:eastAsia="ko-KR"/>
        </w:rPr>
        <w:t xml:space="preserve">A description </w:t>
      </w:r>
    </w:p>
    <w:p w14:paraId="4005BFA8" w14:textId="77777777" w:rsidR="00F80546" w:rsidRPr="00E2657C" w:rsidRDefault="00F80546" w:rsidP="00F80546">
      <w:pPr>
        <w:numPr>
          <w:ilvl w:val="0"/>
          <w:numId w:val="25"/>
        </w:numPr>
        <w:spacing w:before="120" w:after="120" w:line="240" w:lineRule="auto"/>
        <w:contextualSpacing/>
        <w:jc w:val="both"/>
        <w:rPr>
          <w:lang w:val="en-GB" w:eastAsia="en-GB"/>
        </w:rPr>
      </w:pPr>
      <w:r>
        <w:rPr>
          <w:rFonts w:ascii="Calibri" w:eastAsia="Batang" w:hAnsi="Calibri" w:cs="Arial"/>
          <w:szCs w:val="20"/>
          <w:lang w:val="en-GB" w:eastAsia="ko-KR"/>
        </w:rPr>
        <w:t>Attachments</w:t>
      </w:r>
    </w:p>
    <w:p w14:paraId="379675A3" w14:textId="77777777" w:rsidR="00F80546" w:rsidRPr="00E2657C" w:rsidRDefault="00F80546" w:rsidP="00F80546">
      <w:pPr>
        <w:numPr>
          <w:ilvl w:val="0"/>
          <w:numId w:val="25"/>
        </w:numPr>
        <w:spacing w:before="120" w:after="120" w:line="240" w:lineRule="auto"/>
        <w:contextualSpacing/>
        <w:jc w:val="both"/>
        <w:rPr>
          <w:lang w:val="en-GB" w:eastAsia="en-GB"/>
        </w:rPr>
      </w:pPr>
      <w:r>
        <w:rPr>
          <w:rFonts w:ascii="Calibri" w:eastAsia="Batang" w:hAnsi="Calibri" w:cs="Arial"/>
          <w:szCs w:val="20"/>
          <w:lang w:val="en-GB" w:eastAsia="ko-KR"/>
        </w:rPr>
        <w:t>Tags or predefined categories</w:t>
      </w:r>
    </w:p>
    <w:p w14:paraId="222BAD62" w14:textId="5198889E" w:rsidR="00F80546" w:rsidRPr="00C63D94" w:rsidRDefault="003E18D7" w:rsidP="00F80546">
      <w:pPr>
        <w:numPr>
          <w:ilvl w:val="0"/>
          <w:numId w:val="25"/>
        </w:numPr>
        <w:spacing w:before="120" w:after="120" w:line="240" w:lineRule="auto"/>
        <w:contextualSpacing/>
        <w:jc w:val="both"/>
        <w:rPr>
          <w:lang w:val="en-GB" w:eastAsia="en-GB"/>
        </w:rPr>
      </w:pPr>
      <w:r>
        <w:rPr>
          <w:lang w:val="en-GB" w:eastAsia="en-GB"/>
        </w:rPr>
        <w:t>R</w:t>
      </w:r>
      <w:r w:rsidR="00F80546">
        <w:rPr>
          <w:lang w:val="en-GB" w:eastAsia="en-GB"/>
        </w:rPr>
        <w:t>elated asset</w:t>
      </w:r>
      <w:r>
        <w:rPr>
          <w:lang w:val="en-GB" w:eastAsia="en-GB"/>
        </w:rPr>
        <w:t>s</w:t>
      </w:r>
    </w:p>
    <w:p w14:paraId="71405B20" w14:textId="77777777" w:rsidR="00F80546" w:rsidRDefault="00F80546" w:rsidP="009C0F52">
      <w:pPr>
        <w:rPr>
          <w:lang w:val="en-GB" w:eastAsia="en-GB"/>
        </w:rPr>
      </w:pPr>
    </w:p>
    <w:p w14:paraId="0C9C235C" w14:textId="1C524542" w:rsidR="00F80546" w:rsidRDefault="00F80546" w:rsidP="00F80546">
      <w:pPr>
        <w:jc w:val="center"/>
        <w:rPr>
          <w:lang w:val="en-GB" w:eastAsia="en-GB"/>
        </w:rPr>
      </w:pPr>
      <w:r w:rsidRPr="00F80546">
        <w:rPr>
          <w:noProof/>
          <w:lang w:eastAsia="en-GB"/>
        </w:rPr>
        <w:lastRenderedPageBreak/>
        <w:drawing>
          <wp:inline distT="0" distB="0" distL="0" distR="0" wp14:anchorId="4313DD49" wp14:editId="493EE255">
            <wp:extent cx="3485903" cy="4822166"/>
            <wp:effectExtent l="19050" t="19050" r="19685" b="17145"/>
            <wp:docPr id="7" name="Immagine 6">
              <a:extLst xmlns:a="http://schemas.openxmlformats.org/drawingml/2006/main">
                <a:ext uri="{FF2B5EF4-FFF2-40B4-BE49-F238E27FC236}">
                  <a16:creationId xmlns:a16="http://schemas.microsoft.com/office/drawing/2014/main" id="{0048B383-CD29-414D-A566-7ED34303DE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6">
                      <a:extLst>
                        <a:ext uri="{FF2B5EF4-FFF2-40B4-BE49-F238E27FC236}">
                          <a16:creationId xmlns:a16="http://schemas.microsoft.com/office/drawing/2014/main" id="{0048B383-CD29-414D-A566-7ED34303DE9E}"/>
                        </a:ext>
                      </a:extLst>
                    </pic:cNvPr>
                    <pic:cNvPicPr>
                      <a:picLocks noChangeAspect="1"/>
                    </pic:cNvPicPr>
                  </pic:nvPicPr>
                  <pic:blipFill>
                    <a:blip r:embed="rId27"/>
                    <a:stretch>
                      <a:fillRect/>
                    </a:stretch>
                  </pic:blipFill>
                  <pic:spPr>
                    <a:xfrm>
                      <a:off x="0" y="0"/>
                      <a:ext cx="3496211" cy="4836426"/>
                    </a:xfrm>
                    <a:prstGeom prst="rect">
                      <a:avLst/>
                    </a:prstGeom>
                    <a:ln>
                      <a:solidFill>
                        <a:schemeClr val="bg1">
                          <a:lumMod val="65000"/>
                        </a:schemeClr>
                      </a:solidFill>
                    </a:ln>
                  </pic:spPr>
                </pic:pic>
              </a:graphicData>
            </a:graphic>
          </wp:inline>
        </w:drawing>
      </w:r>
    </w:p>
    <w:p w14:paraId="77DA8DD9" w14:textId="77777777" w:rsidR="00237040" w:rsidRDefault="00F80546" w:rsidP="00237040">
      <w:pPr>
        <w:keepNext/>
        <w:jc w:val="center"/>
      </w:pPr>
      <w:r w:rsidRPr="00F80546">
        <w:rPr>
          <w:noProof/>
          <w:lang w:eastAsia="en-GB"/>
        </w:rPr>
        <w:drawing>
          <wp:inline distT="0" distB="0" distL="0" distR="0" wp14:anchorId="23F788BA" wp14:editId="61F96382">
            <wp:extent cx="3468142" cy="3269412"/>
            <wp:effectExtent l="19050" t="19050" r="18415" b="26670"/>
            <wp:docPr id="17" name="Immagine 8">
              <a:extLst xmlns:a="http://schemas.openxmlformats.org/drawingml/2006/main">
                <a:ext uri="{FF2B5EF4-FFF2-40B4-BE49-F238E27FC236}">
                  <a16:creationId xmlns:a16="http://schemas.microsoft.com/office/drawing/2014/main" id="{644FD1D7-DF93-45B3-8A82-28E49EC07E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8">
                      <a:extLst>
                        <a:ext uri="{FF2B5EF4-FFF2-40B4-BE49-F238E27FC236}">
                          <a16:creationId xmlns:a16="http://schemas.microsoft.com/office/drawing/2014/main" id="{644FD1D7-DF93-45B3-8A82-28E49EC07ED4}"/>
                        </a:ext>
                      </a:extLst>
                    </pic:cNvPr>
                    <pic:cNvPicPr>
                      <a:picLocks noChangeAspect="1"/>
                    </pic:cNvPicPr>
                  </pic:nvPicPr>
                  <pic:blipFill>
                    <a:blip r:embed="rId28"/>
                    <a:stretch>
                      <a:fillRect/>
                    </a:stretch>
                  </pic:blipFill>
                  <pic:spPr>
                    <a:xfrm>
                      <a:off x="0" y="0"/>
                      <a:ext cx="3478237" cy="3278928"/>
                    </a:xfrm>
                    <a:prstGeom prst="rect">
                      <a:avLst/>
                    </a:prstGeom>
                    <a:ln>
                      <a:solidFill>
                        <a:schemeClr val="bg1">
                          <a:lumMod val="65000"/>
                        </a:schemeClr>
                      </a:solidFill>
                    </a:ln>
                  </pic:spPr>
                </pic:pic>
              </a:graphicData>
            </a:graphic>
          </wp:inline>
        </w:drawing>
      </w:r>
    </w:p>
    <w:p w14:paraId="1B37AC80" w14:textId="3A10667B" w:rsidR="00F80546" w:rsidRDefault="00237040" w:rsidP="00237040">
      <w:pPr>
        <w:pStyle w:val="Didascalia"/>
        <w:rPr>
          <w:lang w:eastAsia="en-GB"/>
        </w:rPr>
      </w:pPr>
      <w:r>
        <w:t xml:space="preserve">Figure </w:t>
      </w:r>
      <w:r>
        <w:fldChar w:fldCharType="begin"/>
      </w:r>
      <w:r>
        <w:instrText xml:space="preserve"> SEQ Figure \* ARABIC </w:instrText>
      </w:r>
      <w:r>
        <w:fldChar w:fldCharType="separate"/>
      </w:r>
      <w:r w:rsidR="00A51BDE">
        <w:rPr>
          <w:noProof/>
        </w:rPr>
        <w:t>15</w:t>
      </w:r>
      <w:r>
        <w:fldChar w:fldCharType="end"/>
      </w:r>
      <w:r>
        <w:t xml:space="preserve"> Add new thread</w:t>
      </w:r>
    </w:p>
    <w:p w14:paraId="191626EC" w14:textId="77777777" w:rsidR="00F80546" w:rsidRDefault="00F80546" w:rsidP="009C0F52">
      <w:pPr>
        <w:rPr>
          <w:lang w:val="en-GB" w:eastAsia="en-GB"/>
        </w:rPr>
      </w:pPr>
    </w:p>
    <w:p w14:paraId="0E429D52" w14:textId="2C99FF86" w:rsidR="00C63D94" w:rsidRDefault="00C63D94" w:rsidP="00C63D94">
      <w:pPr>
        <w:spacing w:before="120" w:after="120" w:line="240" w:lineRule="auto"/>
        <w:contextualSpacing/>
        <w:jc w:val="both"/>
        <w:rPr>
          <w:rFonts w:ascii="Calibri" w:eastAsia="Batang" w:hAnsi="Calibri" w:cs="Arial"/>
          <w:szCs w:val="20"/>
          <w:lang w:val="en-GB" w:eastAsia="ko-KR"/>
        </w:rPr>
      </w:pPr>
    </w:p>
    <w:p w14:paraId="3248CA08" w14:textId="77777777" w:rsidR="00D830BF" w:rsidRPr="00843D9B" w:rsidRDefault="00D830BF" w:rsidP="00D05C67">
      <w:pPr>
        <w:jc w:val="both"/>
        <w:rPr>
          <w:rFonts w:ascii="Calibri" w:eastAsia="Batang" w:hAnsi="Calibri" w:cs="Arial"/>
          <w:szCs w:val="20"/>
          <w:lang w:val="en-US" w:eastAsia="ko-KR"/>
        </w:rPr>
      </w:pPr>
      <w:r w:rsidRPr="00843D9B">
        <w:rPr>
          <w:rFonts w:ascii="Calibri" w:eastAsia="Batang" w:hAnsi="Calibri" w:cs="Arial"/>
          <w:szCs w:val="20"/>
          <w:lang w:val="en-US" w:eastAsia="ko-KR"/>
        </w:rPr>
        <w:t xml:space="preserve">Users can reply to messages </w:t>
      </w:r>
      <w:r w:rsidRPr="00216532">
        <w:rPr>
          <w:rFonts w:ascii="Calibri" w:eastAsia="Batang" w:hAnsi="Calibri" w:cs="Arial"/>
          <w:noProof/>
          <w:szCs w:val="20"/>
          <w:lang w:eastAsia="it-IT"/>
        </w:rPr>
        <w:drawing>
          <wp:inline distT="0" distB="0" distL="0" distR="0" wp14:anchorId="2D7B66E1" wp14:editId="722694A3">
            <wp:extent cx="361950" cy="161925"/>
            <wp:effectExtent l="0" t="0" r="0" b="0"/>
            <wp:docPr id="96" name="Immagin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950" cy="161925"/>
                    </a:xfrm>
                    <a:prstGeom prst="rect">
                      <a:avLst/>
                    </a:prstGeom>
                    <a:noFill/>
                    <a:ln>
                      <a:noFill/>
                    </a:ln>
                  </pic:spPr>
                </pic:pic>
              </a:graphicData>
            </a:graphic>
          </wp:inline>
        </w:drawing>
      </w:r>
      <w:r w:rsidRPr="00843D9B">
        <w:rPr>
          <w:rFonts w:ascii="Calibri" w:eastAsia="Batang" w:hAnsi="Calibri" w:cs="Arial"/>
          <w:szCs w:val="20"/>
          <w:lang w:val="en-US" w:eastAsia="ko-KR"/>
        </w:rPr>
        <w:t xml:space="preserve"> , You can also use the</w:t>
      </w:r>
      <w:r w:rsidRPr="00216532">
        <w:rPr>
          <w:rFonts w:ascii="Calibri" w:eastAsia="Batang" w:hAnsi="Calibri" w:cs="Arial"/>
          <w:noProof/>
          <w:szCs w:val="20"/>
          <w:lang w:eastAsia="it-IT"/>
        </w:rPr>
        <w:drawing>
          <wp:inline distT="0" distB="0" distL="0" distR="0" wp14:anchorId="4D211552" wp14:editId="093BB80B">
            <wp:extent cx="847725" cy="133350"/>
            <wp:effectExtent l="0" t="0" r="0" b="0"/>
            <wp:docPr id="97" name="Immagin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47725" cy="133350"/>
                    </a:xfrm>
                    <a:prstGeom prst="rect">
                      <a:avLst/>
                    </a:prstGeom>
                    <a:noFill/>
                    <a:ln>
                      <a:noFill/>
                    </a:ln>
                  </pic:spPr>
                </pic:pic>
              </a:graphicData>
            </a:graphic>
          </wp:inline>
        </w:drawing>
      </w:r>
      <w:r w:rsidRPr="00843D9B">
        <w:rPr>
          <w:rFonts w:ascii="Calibri" w:eastAsia="Batang" w:hAnsi="Calibri" w:cs="Arial"/>
          <w:szCs w:val="20"/>
          <w:lang w:val="en-US" w:eastAsia="ko-KR"/>
        </w:rPr>
        <w:t xml:space="preserve"> to quote from messages that you are replying to.</w:t>
      </w:r>
    </w:p>
    <w:p w14:paraId="68242018" w14:textId="77777777" w:rsidR="00D43899" w:rsidRDefault="00D43899" w:rsidP="00D43899">
      <w:pPr>
        <w:pStyle w:val="Titolo4"/>
        <w:rPr>
          <w:rStyle w:val="normaltextrun"/>
        </w:rPr>
      </w:pPr>
      <w:r>
        <w:rPr>
          <w:rStyle w:val="normaltextrun"/>
        </w:rPr>
        <w:t>Blog</w:t>
      </w:r>
    </w:p>
    <w:p w14:paraId="4CF01C13" w14:textId="77777777" w:rsidR="00D43899" w:rsidRPr="00843D9B" w:rsidRDefault="00D43899" w:rsidP="00D43899">
      <w:pPr>
        <w:rPr>
          <w:rFonts w:ascii="Calibri" w:eastAsia="Batang" w:hAnsi="Calibri" w:cs="Arial"/>
          <w:szCs w:val="20"/>
          <w:lang w:val="en-US" w:eastAsia="ko-KR"/>
        </w:rPr>
      </w:pPr>
      <w:r w:rsidRPr="00843D9B">
        <w:rPr>
          <w:rFonts w:ascii="Calibri" w:eastAsia="Batang" w:hAnsi="Calibri" w:cs="Arial"/>
          <w:szCs w:val="20"/>
          <w:lang w:val="en-US" w:eastAsia="ko-KR"/>
        </w:rPr>
        <w:t xml:space="preserve">The blog section contains all the articles that </w:t>
      </w:r>
      <w:r>
        <w:rPr>
          <w:rFonts w:ascii="Calibri" w:eastAsia="Batang" w:hAnsi="Calibri" w:cs="Arial"/>
          <w:szCs w:val="20"/>
          <w:lang w:val="en-US" w:eastAsia="ko-KR"/>
        </w:rPr>
        <w:t>users</w:t>
      </w:r>
      <w:r w:rsidRPr="00843D9B">
        <w:rPr>
          <w:rFonts w:ascii="Calibri" w:eastAsia="Batang" w:hAnsi="Calibri" w:cs="Arial"/>
          <w:szCs w:val="20"/>
          <w:lang w:val="en-US" w:eastAsia="ko-KR"/>
        </w:rPr>
        <w:t xml:space="preserve"> would like to share with the team</w:t>
      </w:r>
      <w:r>
        <w:rPr>
          <w:rFonts w:ascii="Calibri" w:eastAsia="Batang" w:hAnsi="Calibri" w:cs="Arial"/>
          <w:szCs w:val="20"/>
          <w:lang w:val="en-US" w:eastAsia="ko-KR"/>
        </w:rPr>
        <w:t>.</w:t>
      </w:r>
    </w:p>
    <w:p w14:paraId="3271D933" w14:textId="77777777" w:rsidR="00D43899" w:rsidRDefault="00D43899" w:rsidP="00D43899">
      <w:pPr>
        <w:keepNext/>
        <w:jc w:val="center"/>
      </w:pPr>
      <w:r>
        <w:rPr>
          <w:noProof/>
        </w:rPr>
        <w:drawing>
          <wp:inline distT="0" distB="0" distL="0" distR="0" wp14:anchorId="13ECB087" wp14:editId="376B50C9">
            <wp:extent cx="5727700" cy="2303145"/>
            <wp:effectExtent l="19050" t="19050" r="25400" b="20955"/>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solidFill>
                        <a:schemeClr val="bg1">
                          <a:lumMod val="65000"/>
                        </a:schemeClr>
                      </a:solidFill>
                    </a:ln>
                  </pic:spPr>
                </pic:pic>
              </a:graphicData>
            </a:graphic>
          </wp:inline>
        </w:drawing>
      </w:r>
    </w:p>
    <w:p w14:paraId="54A63A44" w14:textId="16E4347A" w:rsidR="00D43899" w:rsidRDefault="00D43899" w:rsidP="00D43899">
      <w:pPr>
        <w:pStyle w:val="Didascalia"/>
      </w:pPr>
      <w:r>
        <w:t xml:space="preserve">Figure </w:t>
      </w:r>
      <w:r>
        <w:fldChar w:fldCharType="begin"/>
      </w:r>
      <w:r>
        <w:instrText xml:space="preserve"> SEQ Figure \* ARABIC </w:instrText>
      </w:r>
      <w:r>
        <w:fldChar w:fldCharType="separate"/>
      </w:r>
      <w:r w:rsidR="00A51BDE">
        <w:rPr>
          <w:noProof/>
        </w:rPr>
        <w:t>16</w:t>
      </w:r>
      <w:r>
        <w:fldChar w:fldCharType="end"/>
      </w:r>
      <w:r>
        <w:t xml:space="preserve"> Blog</w:t>
      </w:r>
    </w:p>
    <w:p w14:paraId="08161A26" w14:textId="77777777" w:rsidR="00D43899" w:rsidRPr="00843D9B" w:rsidRDefault="00D43899" w:rsidP="00D43899">
      <w:pPr>
        <w:rPr>
          <w:rFonts w:ascii="Calibri" w:eastAsia="Batang" w:hAnsi="Calibri" w:cs="Arial"/>
          <w:szCs w:val="20"/>
          <w:lang w:val="en-US" w:eastAsia="ko-KR"/>
        </w:rPr>
      </w:pPr>
      <w:r w:rsidRPr="00843D9B">
        <w:rPr>
          <w:rFonts w:ascii="Calibri" w:eastAsia="Batang" w:hAnsi="Calibri" w:cs="Arial"/>
          <w:szCs w:val="20"/>
          <w:lang w:val="en-US" w:eastAsia="ko-KR"/>
        </w:rPr>
        <w:t>The actions bar allows users to subscribe to the Blog section</w:t>
      </w:r>
      <w:r>
        <w:rPr>
          <w:rFonts w:ascii="Calibri" w:eastAsia="Batang" w:hAnsi="Calibri" w:cs="Arial"/>
          <w:szCs w:val="20"/>
          <w:lang w:val="en-US" w:eastAsia="ko-KR"/>
        </w:rPr>
        <w:t>, t</w:t>
      </w:r>
      <w:r w:rsidRPr="00843D9B">
        <w:rPr>
          <w:rFonts w:ascii="Calibri" w:eastAsia="Batang" w:hAnsi="Calibri" w:cs="Arial"/>
          <w:szCs w:val="20"/>
          <w:lang w:val="en-US" w:eastAsia="ko-KR"/>
        </w:rPr>
        <w:t>o add a new blog article</w:t>
      </w:r>
      <w:r>
        <w:rPr>
          <w:rFonts w:ascii="Calibri" w:eastAsia="Batang" w:hAnsi="Calibri" w:cs="Arial"/>
          <w:szCs w:val="20"/>
          <w:lang w:val="en-US" w:eastAsia="ko-KR"/>
        </w:rPr>
        <w:t xml:space="preserve"> through the </w:t>
      </w:r>
      <w:proofErr w:type="spellStart"/>
      <w:r>
        <w:rPr>
          <w:rFonts w:ascii="Calibri" w:eastAsia="Batang" w:hAnsi="Calibri" w:cs="Arial"/>
          <w:szCs w:val="20"/>
          <w:lang w:val="en-US" w:eastAsia="ko-KR"/>
        </w:rPr>
        <w:t>botton</w:t>
      </w:r>
      <w:proofErr w:type="spellEnd"/>
      <w:r>
        <w:rPr>
          <w:rFonts w:ascii="Calibri" w:eastAsia="Batang" w:hAnsi="Calibri" w:cs="Arial"/>
          <w:szCs w:val="20"/>
          <w:lang w:val="en-US" w:eastAsia="ko-KR"/>
        </w:rPr>
        <w:t xml:space="preserve"> “New entry”</w:t>
      </w:r>
      <w:r w:rsidRPr="00843D9B">
        <w:rPr>
          <w:rFonts w:ascii="Calibri" w:eastAsia="Batang" w:hAnsi="Calibri" w:cs="Arial"/>
          <w:szCs w:val="20"/>
          <w:lang w:val="en-US" w:eastAsia="ko-KR"/>
        </w:rPr>
        <w:t>.</w:t>
      </w:r>
      <w:r>
        <w:rPr>
          <w:rFonts w:ascii="Calibri" w:eastAsia="Batang" w:hAnsi="Calibri" w:cs="Arial"/>
          <w:szCs w:val="20"/>
          <w:lang w:val="en-US" w:eastAsia="ko-KR"/>
        </w:rPr>
        <w:t xml:space="preserve"> </w:t>
      </w:r>
      <w:r w:rsidRPr="00843D9B">
        <w:rPr>
          <w:rFonts w:ascii="Calibri" w:eastAsia="Batang" w:hAnsi="Calibri" w:cs="Arial"/>
          <w:szCs w:val="20"/>
          <w:lang w:val="en-US" w:eastAsia="ko-KR"/>
        </w:rPr>
        <w:t>When</w:t>
      </w:r>
      <w:r>
        <w:rPr>
          <w:rFonts w:ascii="Calibri" w:eastAsia="Batang" w:hAnsi="Calibri" w:cs="Arial"/>
          <w:szCs w:val="20"/>
          <w:lang w:val="en-US" w:eastAsia="ko-KR"/>
        </w:rPr>
        <w:t xml:space="preserve"> the</w:t>
      </w:r>
      <w:r w:rsidRPr="00843D9B">
        <w:rPr>
          <w:rFonts w:ascii="Calibri" w:eastAsia="Batang" w:hAnsi="Calibri" w:cs="Arial"/>
          <w:szCs w:val="20"/>
          <w:lang w:val="en-US" w:eastAsia="ko-KR"/>
        </w:rPr>
        <w:t xml:space="preserve"> user add</w:t>
      </w:r>
      <w:r>
        <w:rPr>
          <w:rFonts w:ascii="Calibri" w:eastAsia="Batang" w:hAnsi="Calibri" w:cs="Arial"/>
          <w:szCs w:val="20"/>
          <w:lang w:val="en-US" w:eastAsia="ko-KR"/>
        </w:rPr>
        <w:t>s</w:t>
      </w:r>
      <w:r w:rsidRPr="00843D9B">
        <w:rPr>
          <w:rFonts w:ascii="Calibri" w:eastAsia="Batang" w:hAnsi="Calibri" w:cs="Arial"/>
          <w:szCs w:val="20"/>
          <w:lang w:val="en-US" w:eastAsia="ko-KR"/>
        </w:rPr>
        <w:t xml:space="preserve"> a new </w:t>
      </w:r>
      <w:r>
        <w:rPr>
          <w:rFonts w:ascii="Calibri" w:eastAsia="Batang" w:hAnsi="Calibri" w:cs="Arial"/>
          <w:szCs w:val="20"/>
          <w:lang w:val="en-US" w:eastAsia="ko-KR"/>
        </w:rPr>
        <w:t>blog,</w:t>
      </w:r>
      <w:r w:rsidRPr="00843D9B">
        <w:rPr>
          <w:rFonts w:ascii="Calibri" w:eastAsia="Batang" w:hAnsi="Calibri" w:cs="Arial"/>
          <w:szCs w:val="20"/>
          <w:lang w:val="en-US" w:eastAsia="ko-KR"/>
        </w:rPr>
        <w:t xml:space="preserve"> he can insert:</w:t>
      </w:r>
    </w:p>
    <w:p w14:paraId="52F5D64E" w14:textId="77777777" w:rsidR="00D43899" w:rsidRDefault="00D43899" w:rsidP="00D43899">
      <w:pPr>
        <w:numPr>
          <w:ilvl w:val="0"/>
          <w:numId w:val="25"/>
        </w:numPr>
        <w:spacing w:before="120" w:after="120" w:line="240" w:lineRule="auto"/>
        <w:contextualSpacing/>
        <w:jc w:val="both"/>
        <w:rPr>
          <w:rFonts w:ascii="Calibri" w:eastAsia="Batang" w:hAnsi="Calibri" w:cs="Arial"/>
          <w:szCs w:val="20"/>
          <w:lang w:val="en-GB" w:eastAsia="ko-KR"/>
        </w:rPr>
      </w:pPr>
      <w:r>
        <w:rPr>
          <w:rFonts w:ascii="Calibri" w:eastAsia="Batang" w:hAnsi="Calibri" w:cs="Arial"/>
          <w:szCs w:val="20"/>
          <w:lang w:val="en-GB" w:eastAsia="ko-KR"/>
        </w:rPr>
        <w:t>An image</w:t>
      </w:r>
    </w:p>
    <w:p w14:paraId="3C2B5883" w14:textId="77777777" w:rsidR="00D43899" w:rsidRPr="00216532" w:rsidRDefault="00D43899" w:rsidP="00D43899">
      <w:pPr>
        <w:numPr>
          <w:ilvl w:val="0"/>
          <w:numId w:val="25"/>
        </w:numPr>
        <w:spacing w:before="120" w:after="120" w:line="240" w:lineRule="auto"/>
        <w:contextualSpacing/>
        <w:jc w:val="both"/>
        <w:rPr>
          <w:rFonts w:ascii="Calibri" w:eastAsia="Batang" w:hAnsi="Calibri" w:cs="Arial"/>
          <w:szCs w:val="20"/>
          <w:lang w:val="en-GB" w:eastAsia="ko-KR"/>
        </w:rPr>
      </w:pPr>
      <w:r w:rsidRPr="00216532">
        <w:rPr>
          <w:rFonts w:ascii="Calibri" w:eastAsia="Batang" w:hAnsi="Calibri" w:cs="Arial"/>
          <w:szCs w:val="20"/>
          <w:lang w:val="en-GB" w:eastAsia="ko-KR"/>
        </w:rPr>
        <w:t xml:space="preserve">A </w:t>
      </w:r>
      <w:r>
        <w:rPr>
          <w:rFonts w:ascii="Calibri" w:eastAsia="Batang" w:hAnsi="Calibri" w:cs="Arial"/>
          <w:szCs w:val="20"/>
          <w:lang w:val="en-GB" w:eastAsia="ko-KR"/>
        </w:rPr>
        <w:t>title</w:t>
      </w:r>
    </w:p>
    <w:p w14:paraId="65EF5BD3" w14:textId="77777777" w:rsidR="00D43899" w:rsidRPr="00E2657C" w:rsidRDefault="00D43899" w:rsidP="00D43899">
      <w:pPr>
        <w:numPr>
          <w:ilvl w:val="0"/>
          <w:numId w:val="25"/>
        </w:numPr>
        <w:spacing w:before="120" w:after="120" w:line="240" w:lineRule="auto"/>
        <w:contextualSpacing/>
        <w:jc w:val="both"/>
        <w:rPr>
          <w:lang w:val="en-GB" w:eastAsia="en-GB"/>
        </w:rPr>
      </w:pPr>
      <w:r w:rsidRPr="00C63D94">
        <w:rPr>
          <w:rFonts w:ascii="Calibri" w:eastAsia="Batang" w:hAnsi="Calibri" w:cs="Arial"/>
          <w:szCs w:val="20"/>
          <w:lang w:val="en-GB" w:eastAsia="ko-KR"/>
        </w:rPr>
        <w:t xml:space="preserve">A </w:t>
      </w:r>
      <w:r>
        <w:rPr>
          <w:rFonts w:ascii="Calibri" w:eastAsia="Batang" w:hAnsi="Calibri" w:cs="Arial"/>
          <w:szCs w:val="20"/>
          <w:lang w:val="en-GB" w:eastAsia="ko-KR"/>
        </w:rPr>
        <w:t>subtitle</w:t>
      </w:r>
      <w:r w:rsidRPr="00C63D94">
        <w:rPr>
          <w:rFonts w:ascii="Calibri" w:eastAsia="Batang" w:hAnsi="Calibri" w:cs="Arial"/>
          <w:szCs w:val="20"/>
          <w:lang w:val="en-GB" w:eastAsia="ko-KR"/>
        </w:rPr>
        <w:t xml:space="preserve"> </w:t>
      </w:r>
    </w:p>
    <w:p w14:paraId="2AA29D5F" w14:textId="77777777" w:rsidR="00D43899" w:rsidRPr="00E2657C" w:rsidRDefault="00D43899" w:rsidP="00D43899">
      <w:pPr>
        <w:numPr>
          <w:ilvl w:val="0"/>
          <w:numId w:val="25"/>
        </w:numPr>
        <w:spacing w:before="120" w:after="120" w:line="240" w:lineRule="auto"/>
        <w:contextualSpacing/>
        <w:jc w:val="both"/>
        <w:rPr>
          <w:lang w:val="en-GB" w:eastAsia="en-GB"/>
        </w:rPr>
      </w:pPr>
      <w:r>
        <w:rPr>
          <w:rFonts w:ascii="Calibri" w:eastAsia="Batang" w:hAnsi="Calibri" w:cs="Arial"/>
          <w:szCs w:val="20"/>
          <w:lang w:val="en-GB" w:eastAsia="ko-KR"/>
        </w:rPr>
        <w:t>A content</w:t>
      </w:r>
    </w:p>
    <w:p w14:paraId="3B7C18AF" w14:textId="77777777" w:rsidR="00D43899" w:rsidRDefault="00D43899" w:rsidP="00D43899">
      <w:pPr>
        <w:numPr>
          <w:ilvl w:val="0"/>
          <w:numId w:val="25"/>
        </w:numPr>
        <w:spacing w:before="120" w:after="120" w:line="240" w:lineRule="auto"/>
        <w:contextualSpacing/>
        <w:jc w:val="both"/>
        <w:rPr>
          <w:lang w:val="en-GB" w:eastAsia="en-GB"/>
        </w:rPr>
      </w:pPr>
      <w:r>
        <w:rPr>
          <w:rFonts w:ascii="Calibri" w:eastAsia="Batang" w:hAnsi="Calibri" w:cs="Arial"/>
          <w:szCs w:val="20"/>
          <w:lang w:val="en-GB" w:eastAsia="ko-KR"/>
        </w:rPr>
        <w:t>Tags or predefined categories</w:t>
      </w:r>
    </w:p>
    <w:p w14:paraId="22CBBCE1" w14:textId="77777777" w:rsidR="00D43899" w:rsidRPr="003E18D7" w:rsidRDefault="00D43899" w:rsidP="00D43899">
      <w:pPr>
        <w:numPr>
          <w:ilvl w:val="0"/>
          <w:numId w:val="25"/>
        </w:numPr>
        <w:spacing w:before="120" w:after="120" w:line="360" w:lineRule="auto"/>
        <w:contextualSpacing/>
        <w:jc w:val="both"/>
        <w:rPr>
          <w:lang w:val="en-GB" w:eastAsia="en-GB"/>
        </w:rPr>
      </w:pPr>
      <w:r w:rsidRPr="003E18D7">
        <w:rPr>
          <w:lang w:val="en-GB" w:eastAsia="en-GB"/>
        </w:rPr>
        <w:t>A related asset</w:t>
      </w:r>
    </w:p>
    <w:p w14:paraId="7D19CC44" w14:textId="77777777" w:rsidR="00D43899" w:rsidRDefault="00D43899" w:rsidP="00D43899">
      <w:pPr>
        <w:jc w:val="both"/>
        <w:rPr>
          <w:lang w:val="en-GB" w:eastAsia="en-GB"/>
        </w:rPr>
      </w:pPr>
      <w:r w:rsidRPr="00843D9B">
        <w:rPr>
          <w:rFonts w:ascii="Calibri" w:eastAsia="Batang" w:hAnsi="Calibri" w:cs="Arial"/>
          <w:szCs w:val="20"/>
          <w:lang w:val="en-US" w:eastAsia="ko-KR"/>
        </w:rPr>
        <w:t>Every blog article could be commented by the team users.</w:t>
      </w:r>
      <w:r>
        <w:rPr>
          <w:rFonts w:ascii="Calibri" w:eastAsia="Batang" w:hAnsi="Calibri" w:cs="Arial"/>
          <w:szCs w:val="20"/>
          <w:lang w:val="en-US" w:eastAsia="ko-KR"/>
        </w:rPr>
        <w:t xml:space="preserve"> </w:t>
      </w:r>
      <w:r w:rsidRPr="00843D9B">
        <w:rPr>
          <w:rFonts w:ascii="Calibri" w:eastAsia="Batang" w:hAnsi="Calibri" w:cs="Arial"/>
          <w:szCs w:val="20"/>
          <w:lang w:val="en-US" w:eastAsia="ko-KR"/>
        </w:rPr>
        <w:t xml:space="preserve">If </w:t>
      </w:r>
      <w:r>
        <w:rPr>
          <w:rFonts w:ascii="Calibri" w:eastAsia="Batang" w:hAnsi="Calibri" w:cs="Arial"/>
          <w:szCs w:val="20"/>
          <w:lang w:val="en-US" w:eastAsia="ko-KR"/>
        </w:rPr>
        <w:t>the user is</w:t>
      </w:r>
      <w:r w:rsidRPr="00843D9B">
        <w:rPr>
          <w:rFonts w:ascii="Calibri" w:eastAsia="Batang" w:hAnsi="Calibri" w:cs="Arial"/>
          <w:szCs w:val="20"/>
          <w:lang w:val="en-US" w:eastAsia="ko-KR"/>
        </w:rPr>
        <w:t xml:space="preserve"> the article </w:t>
      </w:r>
      <w:proofErr w:type="gramStart"/>
      <w:r w:rsidRPr="00843D9B">
        <w:rPr>
          <w:rFonts w:ascii="Calibri" w:eastAsia="Batang" w:hAnsi="Calibri" w:cs="Arial"/>
          <w:szCs w:val="20"/>
          <w:lang w:val="en-US" w:eastAsia="ko-KR"/>
        </w:rPr>
        <w:t>owner</w:t>
      </w:r>
      <w:proofErr w:type="gramEnd"/>
      <w:r w:rsidRPr="00843D9B">
        <w:rPr>
          <w:rFonts w:ascii="Calibri" w:eastAsia="Batang" w:hAnsi="Calibri" w:cs="Arial"/>
          <w:szCs w:val="20"/>
          <w:lang w:val="en-US" w:eastAsia="ko-KR"/>
        </w:rPr>
        <w:t xml:space="preserve"> </w:t>
      </w:r>
      <w:r>
        <w:rPr>
          <w:rFonts w:ascii="Calibri" w:eastAsia="Batang" w:hAnsi="Calibri" w:cs="Arial"/>
          <w:szCs w:val="20"/>
          <w:lang w:val="en-US" w:eastAsia="ko-KR"/>
        </w:rPr>
        <w:t>he</w:t>
      </w:r>
      <w:r w:rsidRPr="00843D9B">
        <w:rPr>
          <w:rFonts w:ascii="Calibri" w:eastAsia="Batang" w:hAnsi="Calibri" w:cs="Arial"/>
          <w:szCs w:val="20"/>
          <w:lang w:val="en-US" w:eastAsia="ko-KR"/>
        </w:rPr>
        <w:t xml:space="preserve"> can also edit or delete it</w:t>
      </w:r>
      <w:r>
        <w:rPr>
          <w:rFonts w:ascii="Calibri" w:eastAsia="Batang" w:hAnsi="Calibri" w:cs="Arial"/>
          <w:szCs w:val="20"/>
          <w:lang w:val="en-US" w:eastAsia="ko-KR"/>
        </w:rPr>
        <w:t>.</w:t>
      </w:r>
    </w:p>
    <w:p w14:paraId="61BE464F" w14:textId="77777777" w:rsidR="00D43899" w:rsidRDefault="00D43899" w:rsidP="00D43899">
      <w:pPr>
        <w:keepNext/>
        <w:jc w:val="center"/>
      </w:pPr>
      <w:r>
        <w:rPr>
          <w:noProof/>
          <w:lang w:val="en-GB" w:eastAsia="en-GB"/>
        </w:rPr>
        <w:lastRenderedPageBreak/>
        <w:drawing>
          <wp:inline distT="0" distB="0" distL="0" distR="0" wp14:anchorId="0AA4B7D7" wp14:editId="6C2D5F63">
            <wp:extent cx="4978047" cy="6072997"/>
            <wp:effectExtent l="19050" t="19050" r="13335" b="2349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1470" cy="6077173"/>
                    </a:xfrm>
                    <a:prstGeom prst="rect">
                      <a:avLst/>
                    </a:prstGeom>
                    <a:noFill/>
                    <a:ln>
                      <a:solidFill>
                        <a:schemeClr val="bg1">
                          <a:lumMod val="50000"/>
                        </a:schemeClr>
                      </a:solidFill>
                    </a:ln>
                  </pic:spPr>
                </pic:pic>
              </a:graphicData>
            </a:graphic>
          </wp:inline>
        </w:drawing>
      </w:r>
    </w:p>
    <w:p w14:paraId="5B9C3D68" w14:textId="4C423B78" w:rsidR="00D43899" w:rsidRPr="009C0F52" w:rsidRDefault="00D43899" w:rsidP="00D43899">
      <w:pPr>
        <w:pStyle w:val="Didascalia"/>
        <w:rPr>
          <w:lang w:eastAsia="en-GB"/>
        </w:rPr>
      </w:pPr>
      <w:r>
        <w:t xml:space="preserve">Figure </w:t>
      </w:r>
      <w:r>
        <w:fldChar w:fldCharType="begin"/>
      </w:r>
      <w:r>
        <w:instrText xml:space="preserve"> SEQ Figure \* ARABIC </w:instrText>
      </w:r>
      <w:r>
        <w:fldChar w:fldCharType="separate"/>
      </w:r>
      <w:r w:rsidR="00A51BDE">
        <w:rPr>
          <w:noProof/>
        </w:rPr>
        <w:t>17</w:t>
      </w:r>
      <w:r>
        <w:fldChar w:fldCharType="end"/>
      </w:r>
      <w:r>
        <w:t xml:space="preserve"> Add new Blog</w:t>
      </w:r>
    </w:p>
    <w:p w14:paraId="2AEC7C04" w14:textId="77777777" w:rsidR="00C63D94" w:rsidRPr="00D830BF" w:rsidRDefault="00C63D94" w:rsidP="00C63D94">
      <w:pPr>
        <w:spacing w:before="120" w:after="120" w:line="240" w:lineRule="auto"/>
        <w:contextualSpacing/>
        <w:jc w:val="both"/>
        <w:rPr>
          <w:lang w:val="en-US" w:eastAsia="en-GB"/>
        </w:rPr>
      </w:pPr>
    </w:p>
    <w:p w14:paraId="5AD7BF76" w14:textId="77777777" w:rsidR="008A00D9" w:rsidRDefault="008A00D9" w:rsidP="008A00D9">
      <w:pPr>
        <w:pStyle w:val="Titolo4"/>
        <w:rPr>
          <w:rStyle w:val="normaltextrun"/>
        </w:rPr>
      </w:pPr>
      <w:bookmarkStart w:id="20" w:name="_Toc101342244"/>
      <w:r>
        <w:rPr>
          <w:rStyle w:val="normaltextrun"/>
        </w:rPr>
        <w:t>Calendar</w:t>
      </w:r>
    </w:p>
    <w:p w14:paraId="21D8E903" w14:textId="77777777" w:rsidR="008A00D9" w:rsidRPr="00843D9B" w:rsidRDefault="008A00D9" w:rsidP="008A00D9">
      <w:pPr>
        <w:rPr>
          <w:rFonts w:ascii="Calibri" w:eastAsia="Batang" w:hAnsi="Calibri" w:cs="Arial"/>
          <w:szCs w:val="20"/>
          <w:lang w:val="en-US" w:eastAsia="ko-KR"/>
        </w:rPr>
      </w:pPr>
      <w:r w:rsidRPr="00843D9B">
        <w:rPr>
          <w:rFonts w:ascii="Calibri" w:eastAsia="Batang" w:hAnsi="Calibri" w:cs="Arial"/>
          <w:szCs w:val="20"/>
          <w:lang w:val="en-US" w:eastAsia="ko-KR"/>
        </w:rPr>
        <w:t>The Calendar application allows users to create, track, share and manage events.</w:t>
      </w:r>
    </w:p>
    <w:p w14:paraId="196FD516" w14:textId="77777777" w:rsidR="008A00D9" w:rsidRPr="00843D9B" w:rsidRDefault="008A00D9" w:rsidP="008A00D9">
      <w:pPr>
        <w:jc w:val="both"/>
        <w:rPr>
          <w:rFonts w:ascii="Calibri" w:eastAsia="Batang" w:hAnsi="Calibri" w:cs="Arial"/>
          <w:szCs w:val="20"/>
          <w:lang w:val="en-US" w:eastAsia="ko-KR"/>
        </w:rPr>
      </w:pPr>
      <w:r w:rsidRPr="00843D9B">
        <w:rPr>
          <w:rFonts w:ascii="Calibri" w:eastAsia="Batang" w:hAnsi="Calibri" w:cs="Arial"/>
          <w:szCs w:val="20"/>
          <w:lang w:val="en-US" w:eastAsia="ko-KR"/>
        </w:rPr>
        <w:t xml:space="preserve">It is possible to </w:t>
      </w:r>
      <w:proofErr w:type="spellStart"/>
      <w:r w:rsidRPr="00843D9B">
        <w:rPr>
          <w:rFonts w:ascii="Calibri" w:eastAsia="Batang" w:hAnsi="Calibri" w:cs="Arial"/>
          <w:szCs w:val="20"/>
          <w:lang w:val="en-US" w:eastAsia="ko-KR"/>
        </w:rPr>
        <w:t>visuali</w:t>
      </w:r>
      <w:r>
        <w:rPr>
          <w:rFonts w:ascii="Calibri" w:eastAsia="Batang" w:hAnsi="Calibri" w:cs="Arial"/>
          <w:szCs w:val="20"/>
          <w:lang w:val="en-US" w:eastAsia="ko-KR"/>
        </w:rPr>
        <w:t>s</w:t>
      </w:r>
      <w:r w:rsidRPr="00843D9B">
        <w:rPr>
          <w:rFonts w:ascii="Calibri" w:eastAsia="Batang" w:hAnsi="Calibri" w:cs="Arial"/>
          <w:szCs w:val="20"/>
          <w:lang w:val="en-US" w:eastAsia="ko-KR"/>
        </w:rPr>
        <w:t>e</w:t>
      </w:r>
      <w:proofErr w:type="spellEnd"/>
      <w:r w:rsidRPr="00843D9B">
        <w:rPr>
          <w:rFonts w:ascii="Calibri" w:eastAsia="Batang" w:hAnsi="Calibri" w:cs="Arial"/>
          <w:szCs w:val="20"/>
          <w:lang w:val="en-US" w:eastAsia="ko-KR"/>
        </w:rPr>
        <w:t xml:space="preserve"> all the workspaces’ calendars (those to which the user belongs) and the personal calendar.</w:t>
      </w:r>
    </w:p>
    <w:p w14:paraId="724E5AEC" w14:textId="77777777" w:rsidR="008A00D9" w:rsidRDefault="008A00D9" w:rsidP="008A00D9">
      <w:pPr>
        <w:keepNext/>
        <w:jc w:val="center"/>
      </w:pPr>
      <w:r>
        <w:rPr>
          <w:noProof/>
          <w:lang w:val="en-US" w:eastAsia="en-GB"/>
        </w:rPr>
        <w:lastRenderedPageBreak/>
        <w:drawing>
          <wp:inline distT="0" distB="0" distL="0" distR="0" wp14:anchorId="2060DE92" wp14:editId="3F4740CF">
            <wp:extent cx="5491536" cy="2131226"/>
            <wp:effectExtent l="19050" t="19050" r="13970" b="21590"/>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92461" cy="2131585"/>
                    </a:xfrm>
                    <a:prstGeom prst="rect">
                      <a:avLst/>
                    </a:prstGeom>
                    <a:noFill/>
                    <a:ln>
                      <a:solidFill>
                        <a:schemeClr val="bg1">
                          <a:lumMod val="50000"/>
                        </a:schemeClr>
                      </a:solidFill>
                    </a:ln>
                  </pic:spPr>
                </pic:pic>
              </a:graphicData>
            </a:graphic>
          </wp:inline>
        </w:drawing>
      </w:r>
    </w:p>
    <w:p w14:paraId="4302F6D6" w14:textId="0E2BA489" w:rsidR="008A00D9" w:rsidRPr="00C63D94" w:rsidRDefault="008A00D9" w:rsidP="008A00D9">
      <w:pPr>
        <w:pStyle w:val="Didascalia"/>
        <w:rPr>
          <w:lang w:val="en-US" w:eastAsia="en-GB"/>
        </w:rPr>
      </w:pPr>
      <w:r>
        <w:t xml:space="preserve">Figure </w:t>
      </w:r>
      <w:r>
        <w:fldChar w:fldCharType="begin"/>
      </w:r>
      <w:r>
        <w:instrText xml:space="preserve"> SEQ Figure \* ARABIC </w:instrText>
      </w:r>
      <w:r>
        <w:fldChar w:fldCharType="separate"/>
      </w:r>
      <w:r w:rsidR="00A51BDE">
        <w:rPr>
          <w:noProof/>
        </w:rPr>
        <w:t>18</w:t>
      </w:r>
      <w:r>
        <w:fldChar w:fldCharType="end"/>
      </w:r>
      <w:r>
        <w:t xml:space="preserve"> Events</w:t>
      </w:r>
    </w:p>
    <w:p w14:paraId="63C4472F" w14:textId="77777777" w:rsidR="008A00D9" w:rsidRDefault="008A00D9" w:rsidP="008A00D9">
      <w:pPr>
        <w:jc w:val="both"/>
        <w:rPr>
          <w:rFonts w:ascii="Calibri" w:eastAsia="Batang" w:hAnsi="Calibri" w:cs="Arial"/>
          <w:szCs w:val="20"/>
          <w:lang w:val="en-US" w:eastAsia="ko-KR"/>
        </w:rPr>
      </w:pPr>
      <w:r>
        <w:rPr>
          <w:rFonts w:ascii="Calibri" w:eastAsia="Batang" w:hAnsi="Calibri" w:cs="Arial"/>
          <w:szCs w:val="20"/>
          <w:lang w:val="en-US" w:eastAsia="ko-KR"/>
        </w:rPr>
        <w:t>T</w:t>
      </w:r>
      <w:r w:rsidRPr="00843D9B">
        <w:rPr>
          <w:rFonts w:ascii="Calibri" w:eastAsia="Batang" w:hAnsi="Calibri" w:cs="Arial"/>
          <w:szCs w:val="20"/>
          <w:lang w:val="en-US" w:eastAsia="ko-KR"/>
        </w:rPr>
        <w:t>o add events to a calendar</w:t>
      </w:r>
      <w:r>
        <w:rPr>
          <w:rFonts w:ascii="Calibri" w:eastAsia="Batang" w:hAnsi="Calibri" w:cs="Arial"/>
          <w:szCs w:val="20"/>
          <w:lang w:val="en-US" w:eastAsia="ko-KR"/>
        </w:rPr>
        <w:t>, the user can</w:t>
      </w:r>
      <w:r w:rsidRPr="00843D9B">
        <w:rPr>
          <w:rFonts w:ascii="Calibri" w:eastAsia="Batang" w:hAnsi="Calibri" w:cs="Arial"/>
          <w:szCs w:val="20"/>
          <w:lang w:val="en-US" w:eastAsia="ko-KR"/>
        </w:rPr>
        <w:t xml:space="preserve"> click on any day of the calendar</w:t>
      </w:r>
      <w:r>
        <w:rPr>
          <w:rFonts w:ascii="Calibri" w:eastAsia="Batang" w:hAnsi="Calibri" w:cs="Arial"/>
          <w:szCs w:val="20"/>
          <w:lang w:val="en-US" w:eastAsia="ko-KR"/>
        </w:rPr>
        <w:t xml:space="preserve"> and </w:t>
      </w:r>
      <w:r w:rsidRPr="00843D9B">
        <w:rPr>
          <w:rFonts w:ascii="Calibri" w:eastAsia="Batang" w:hAnsi="Calibri" w:cs="Arial"/>
          <w:szCs w:val="20"/>
          <w:lang w:val="en-US" w:eastAsia="ko-KR"/>
        </w:rPr>
        <w:t>an event creation popup appear</w:t>
      </w:r>
      <w:r>
        <w:rPr>
          <w:rFonts w:ascii="Calibri" w:eastAsia="Batang" w:hAnsi="Calibri" w:cs="Arial"/>
          <w:szCs w:val="20"/>
          <w:lang w:val="en-US" w:eastAsia="ko-KR"/>
        </w:rPr>
        <w:t xml:space="preserve"> or can click on “Add event” where he can edit:</w:t>
      </w:r>
    </w:p>
    <w:p w14:paraId="7BEBAEF0" w14:textId="77777777" w:rsidR="008A00D9" w:rsidRDefault="008A00D9" w:rsidP="008A00D9">
      <w:pPr>
        <w:numPr>
          <w:ilvl w:val="0"/>
          <w:numId w:val="25"/>
        </w:numPr>
        <w:spacing w:before="120" w:after="120" w:line="240" w:lineRule="auto"/>
        <w:contextualSpacing/>
        <w:jc w:val="both"/>
        <w:rPr>
          <w:rFonts w:ascii="Calibri" w:eastAsia="Batang" w:hAnsi="Calibri" w:cs="Arial"/>
          <w:szCs w:val="20"/>
          <w:lang w:val="en-GB" w:eastAsia="ko-KR"/>
        </w:rPr>
      </w:pPr>
      <w:r w:rsidRPr="00216532">
        <w:rPr>
          <w:rFonts w:ascii="Calibri" w:eastAsia="Batang" w:hAnsi="Calibri" w:cs="Arial"/>
          <w:szCs w:val="20"/>
          <w:lang w:val="en-GB" w:eastAsia="ko-KR"/>
        </w:rPr>
        <w:t xml:space="preserve">A </w:t>
      </w:r>
      <w:r>
        <w:rPr>
          <w:rFonts w:ascii="Calibri" w:eastAsia="Batang" w:hAnsi="Calibri" w:cs="Arial"/>
          <w:szCs w:val="20"/>
          <w:lang w:val="en-GB" w:eastAsia="ko-KR"/>
        </w:rPr>
        <w:t>title</w:t>
      </w:r>
    </w:p>
    <w:p w14:paraId="1BA3175D" w14:textId="77777777" w:rsidR="008A00D9" w:rsidRPr="00216532" w:rsidRDefault="008A00D9" w:rsidP="008A00D9">
      <w:pPr>
        <w:numPr>
          <w:ilvl w:val="0"/>
          <w:numId w:val="25"/>
        </w:numPr>
        <w:spacing w:before="120" w:after="120" w:line="240" w:lineRule="auto"/>
        <w:contextualSpacing/>
        <w:jc w:val="both"/>
        <w:rPr>
          <w:rFonts w:ascii="Calibri" w:eastAsia="Batang" w:hAnsi="Calibri" w:cs="Arial"/>
          <w:szCs w:val="20"/>
          <w:lang w:val="en-GB" w:eastAsia="ko-KR"/>
        </w:rPr>
      </w:pPr>
      <w:r>
        <w:rPr>
          <w:rFonts w:ascii="Calibri" w:eastAsia="Batang" w:hAnsi="Calibri" w:cs="Arial"/>
          <w:szCs w:val="20"/>
          <w:lang w:val="en-GB" w:eastAsia="ko-KR"/>
        </w:rPr>
        <w:t>A start and an end date</w:t>
      </w:r>
    </w:p>
    <w:p w14:paraId="5AC40D18" w14:textId="77777777" w:rsidR="008A00D9" w:rsidRPr="00E2657C" w:rsidRDefault="008A00D9" w:rsidP="008A00D9">
      <w:pPr>
        <w:numPr>
          <w:ilvl w:val="0"/>
          <w:numId w:val="25"/>
        </w:numPr>
        <w:spacing w:before="120" w:after="120" w:line="240" w:lineRule="auto"/>
        <w:contextualSpacing/>
        <w:jc w:val="both"/>
        <w:rPr>
          <w:lang w:val="en-GB" w:eastAsia="en-GB"/>
        </w:rPr>
      </w:pPr>
      <w:r w:rsidRPr="00C63D94">
        <w:rPr>
          <w:rFonts w:ascii="Calibri" w:eastAsia="Batang" w:hAnsi="Calibri" w:cs="Arial"/>
          <w:szCs w:val="20"/>
          <w:lang w:val="en-GB" w:eastAsia="ko-KR"/>
        </w:rPr>
        <w:t xml:space="preserve">A description </w:t>
      </w:r>
    </w:p>
    <w:p w14:paraId="2E374868" w14:textId="77777777" w:rsidR="008A00D9" w:rsidRPr="00E2657C" w:rsidRDefault="008A00D9" w:rsidP="008A00D9">
      <w:pPr>
        <w:numPr>
          <w:ilvl w:val="0"/>
          <w:numId w:val="25"/>
        </w:numPr>
        <w:spacing w:before="120" w:after="120" w:line="240" w:lineRule="auto"/>
        <w:contextualSpacing/>
        <w:jc w:val="both"/>
        <w:rPr>
          <w:lang w:val="en-GB" w:eastAsia="en-GB"/>
        </w:rPr>
      </w:pPr>
      <w:r>
        <w:rPr>
          <w:rFonts w:ascii="Calibri" w:eastAsia="Batang" w:hAnsi="Calibri" w:cs="Arial"/>
          <w:szCs w:val="20"/>
          <w:lang w:val="en-GB" w:eastAsia="ko-KR"/>
        </w:rPr>
        <w:t>Tags or predefined categories</w:t>
      </w:r>
    </w:p>
    <w:p w14:paraId="19E18CD5" w14:textId="77777777" w:rsidR="008A00D9" w:rsidRPr="00C63D94" w:rsidRDefault="008A00D9" w:rsidP="008A00D9">
      <w:pPr>
        <w:numPr>
          <w:ilvl w:val="0"/>
          <w:numId w:val="25"/>
        </w:numPr>
        <w:spacing w:before="120" w:after="120" w:line="240" w:lineRule="auto"/>
        <w:contextualSpacing/>
        <w:jc w:val="both"/>
        <w:rPr>
          <w:lang w:val="en-GB" w:eastAsia="en-GB"/>
        </w:rPr>
      </w:pPr>
      <w:r>
        <w:rPr>
          <w:lang w:val="en-GB" w:eastAsia="en-GB"/>
        </w:rPr>
        <w:t>A related asset</w:t>
      </w:r>
    </w:p>
    <w:p w14:paraId="7CE4930E" w14:textId="77777777" w:rsidR="008A00D9" w:rsidRPr="00216532" w:rsidRDefault="008A00D9" w:rsidP="008A00D9">
      <w:pPr>
        <w:jc w:val="both"/>
        <w:rPr>
          <w:rFonts w:ascii="Calibri" w:eastAsia="Batang" w:hAnsi="Calibri" w:cs="Arial"/>
          <w:szCs w:val="20"/>
          <w:lang w:val="en-GB" w:eastAsia="ko-KR"/>
        </w:rPr>
      </w:pPr>
      <w:r w:rsidRPr="00216532">
        <w:rPr>
          <w:rFonts w:ascii="Calibri" w:eastAsia="Batang" w:hAnsi="Calibri" w:cs="Arial"/>
          <w:szCs w:val="20"/>
          <w:lang w:val="en-GB" w:eastAsia="ko-KR"/>
        </w:rPr>
        <w:t xml:space="preserve"> </w:t>
      </w:r>
    </w:p>
    <w:p w14:paraId="67EA6B75" w14:textId="77777777" w:rsidR="008A00D9" w:rsidRDefault="008A00D9" w:rsidP="008A00D9">
      <w:pPr>
        <w:keepNext/>
        <w:jc w:val="center"/>
      </w:pPr>
      <w:r>
        <w:rPr>
          <w:noProof/>
        </w:rPr>
        <w:lastRenderedPageBreak/>
        <w:drawing>
          <wp:inline distT="0" distB="0" distL="0" distR="0" wp14:anchorId="2B8E20C3" wp14:editId="068BB156">
            <wp:extent cx="4569211" cy="5955738"/>
            <wp:effectExtent l="19050" t="19050" r="22225" b="260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1536" cy="5958769"/>
                    </a:xfrm>
                    <a:prstGeom prst="rect">
                      <a:avLst/>
                    </a:prstGeom>
                    <a:noFill/>
                    <a:ln>
                      <a:solidFill>
                        <a:schemeClr val="bg1">
                          <a:lumMod val="50000"/>
                        </a:schemeClr>
                      </a:solidFill>
                    </a:ln>
                  </pic:spPr>
                </pic:pic>
              </a:graphicData>
            </a:graphic>
          </wp:inline>
        </w:drawing>
      </w:r>
    </w:p>
    <w:p w14:paraId="27294C96" w14:textId="2459355D" w:rsidR="008A00D9" w:rsidRDefault="008A00D9" w:rsidP="008A00D9">
      <w:pPr>
        <w:pStyle w:val="Didascalia"/>
        <w:rPr>
          <w:rFonts w:ascii="Calibri" w:eastAsia="Batang" w:hAnsi="Calibri" w:cs="Arial"/>
          <w:szCs w:val="20"/>
          <w:lang w:val="en-US" w:eastAsia="ko-KR"/>
        </w:rPr>
      </w:pPr>
      <w:r>
        <w:t xml:space="preserve">Figure </w:t>
      </w:r>
      <w:r>
        <w:fldChar w:fldCharType="begin"/>
      </w:r>
      <w:r>
        <w:instrText xml:space="preserve"> SEQ Figure \* ARABIC </w:instrText>
      </w:r>
      <w:r>
        <w:fldChar w:fldCharType="separate"/>
      </w:r>
      <w:r w:rsidR="00A51BDE">
        <w:rPr>
          <w:noProof/>
        </w:rPr>
        <w:t>19</w:t>
      </w:r>
      <w:r>
        <w:fldChar w:fldCharType="end"/>
      </w:r>
      <w:r>
        <w:t xml:space="preserve"> Add event</w:t>
      </w:r>
    </w:p>
    <w:p w14:paraId="766BCB3D" w14:textId="77777777" w:rsidR="008A00D9" w:rsidRPr="008A00D9" w:rsidRDefault="008A00D9" w:rsidP="008A00D9">
      <w:pPr>
        <w:rPr>
          <w:lang w:val="en-GB"/>
        </w:rPr>
      </w:pPr>
    </w:p>
    <w:p w14:paraId="0C7AB388" w14:textId="24A87711" w:rsidR="00B23E57" w:rsidRDefault="00B23E57" w:rsidP="00B23E57">
      <w:pPr>
        <w:pStyle w:val="Titolo3"/>
        <w:rPr>
          <w:rStyle w:val="normaltextrun"/>
        </w:rPr>
      </w:pPr>
      <w:r>
        <w:rPr>
          <w:rStyle w:val="normaltextrun"/>
        </w:rPr>
        <w:t>Knowledge Management</w:t>
      </w:r>
      <w:bookmarkEnd w:id="20"/>
    </w:p>
    <w:p w14:paraId="7425C6B9" w14:textId="1E248C3D" w:rsidR="00B23E57" w:rsidRDefault="00B23E57" w:rsidP="00B23E57">
      <w:pPr>
        <w:pStyle w:val="Titolo4"/>
        <w:rPr>
          <w:rStyle w:val="normaltextrun"/>
        </w:rPr>
      </w:pPr>
      <w:r>
        <w:rPr>
          <w:rStyle w:val="normaltextrun"/>
        </w:rPr>
        <w:t>Documents</w:t>
      </w:r>
    </w:p>
    <w:p w14:paraId="4F19CBB0" w14:textId="4BDC095F" w:rsidR="00551BA2" w:rsidRDefault="00551BA2" w:rsidP="00A54243">
      <w:pPr>
        <w:jc w:val="both"/>
        <w:rPr>
          <w:rFonts w:ascii="Calibri" w:eastAsia="Batang" w:hAnsi="Calibri"/>
          <w:spacing w:val="8"/>
          <w:szCs w:val="20"/>
          <w:shd w:val="clear" w:color="auto" w:fill="FFFFFF"/>
          <w:lang w:val="en-US" w:eastAsia="ko-KR"/>
        </w:rPr>
      </w:pPr>
      <w:r w:rsidRPr="00843D9B">
        <w:rPr>
          <w:rFonts w:ascii="Calibri" w:eastAsia="Batang" w:hAnsi="Calibri"/>
          <w:spacing w:val="8"/>
          <w:szCs w:val="20"/>
          <w:shd w:val="clear" w:color="auto" w:fill="FFFFFF"/>
          <w:lang w:val="en-US" w:eastAsia="ko-KR"/>
        </w:rPr>
        <w:t xml:space="preserve">Documents provides a mechanism for storing files online using the same type of structure that </w:t>
      </w:r>
      <w:r w:rsidR="00B60593">
        <w:rPr>
          <w:rFonts w:ascii="Calibri" w:eastAsia="Batang" w:hAnsi="Calibri"/>
          <w:spacing w:val="8"/>
          <w:szCs w:val="20"/>
          <w:shd w:val="clear" w:color="auto" w:fill="FFFFFF"/>
          <w:lang w:val="en-US" w:eastAsia="ko-KR"/>
        </w:rPr>
        <w:t>it is used</w:t>
      </w:r>
      <w:r w:rsidRPr="00843D9B">
        <w:rPr>
          <w:rFonts w:ascii="Calibri" w:eastAsia="Batang" w:hAnsi="Calibri"/>
          <w:spacing w:val="8"/>
          <w:szCs w:val="20"/>
          <w:shd w:val="clear" w:color="auto" w:fill="FFFFFF"/>
          <w:lang w:val="en-US" w:eastAsia="ko-KR"/>
        </w:rPr>
        <w:t xml:space="preserve"> to store files locally. </w:t>
      </w:r>
    </w:p>
    <w:p w14:paraId="77B8D9F0" w14:textId="7EEED4E6" w:rsidR="00856094" w:rsidRDefault="00856094" w:rsidP="00893ED4">
      <w:pPr>
        <w:jc w:val="both"/>
        <w:rPr>
          <w:rFonts w:ascii="Calibri" w:eastAsia="Batang" w:hAnsi="Calibri"/>
          <w:spacing w:val="8"/>
          <w:szCs w:val="20"/>
          <w:shd w:val="clear" w:color="auto" w:fill="FFFFFF"/>
          <w:lang w:val="en-US" w:eastAsia="ko-KR"/>
        </w:rPr>
      </w:pPr>
      <w:r>
        <w:rPr>
          <w:rFonts w:ascii="Calibri" w:eastAsia="Batang" w:hAnsi="Calibri"/>
          <w:spacing w:val="8"/>
          <w:szCs w:val="20"/>
          <w:shd w:val="clear" w:color="auto" w:fill="FFFFFF"/>
          <w:lang w:val="en-US" w:eastAsia="ko-KR"/>
        </w:rPr>
        <w:t>To add a new fo</w:t>
      </w:r>
      <w:r w:rsidR="00893ED4">
        <w:rPr>
          <w:rFonts w:ascii="Calibri" w:eastAsia="Batang" w:hAnsi="Calibri"/>
          <w:spacing w:val="8"/>
          <w:szCs w:val="20"/>
          <w:shd w:val="clear" w:color="auto" w:fill="FFFFFF"/>
          <w:lang w:val="en-US" w:eastAsia="ko-KR"/>
        </w:rPr>
        <w:t>l</w:t>
      </w:r>
      <w:r>
        <w:rPr>
          <w:rFonts w:ascii="Calibri" w:eastAsia="Batang" w:hAnsi="Calibri"/>
          <w:spacing w:val="8"/>
          <w:szCs w:val="20"/>
          <w:shd w:val="clear" w:color="auto" w:fill="FFFFFF"/>
          <w:lang w:val="en-US" w:eastAsia="ko-KR"/>
        </w:rPr>
        <w:t>der o</w:t>
      </w:r>
      <w:r w:rsidR="00893ED4">
        <w:rPr>
          <w:rFonts w:ascii="Calibri" w:eastAsia="Batang" w:hAnsi="Calibri"/>
          <w:spacing w:val="8"/>
          <w:szCs w:val="20"/>
          <w:shd w:val="clear" w:color="auto" w:fill="FFFFFF"/>
          <w:lang w:val="en-US" w:eastAsia="ko-KR"/>
        </w:rPr>
        <w:t>r</w:t>
      </w:r>
      <w:r>
        <w:rPr>
          <w:rFonts w:ascii="Calibri" w:eastAsia="Batang" w:hAnsi="Calibri"/>
          <w:spacing w:val="8"/>
          <w:szCs w:val="20"/>
          <w:shd w:val="clear" w:color="auto" w:fill="FFFFFF"/>
          <w:lang w:val="en-US" w:eastAsia="ko-KR"/>
        </w:rPr>
        <w:t xml:space="preserve"> upload a new file, the user </w:t>
      </w:r>
      <w:proofErr w:type="gramStart"/>
      <w:r>
        <w:rPr>
          <w:rFonts w:ascii="Calibri" w:eastAsia="Batang" w:hAnsi="Calibri"/>
          <w:spacing w:val="8"/>
          <w:szCs w:val="20"/>
          <w:shd w:val="clear" w:color="auto" w:fill="FFFFFF"/>
          <w:lang w:val="en-US" w:eastAsia="ko-KR"/>
        </w:rPr>
        <w:t>has to</w:t>
      </w:r>
      <w:proofErr w:type="gramEnd"/>
      <w:r>
        <w:rPr>
          <w:rFonts w:ascii="Calibri" w:eastAsia="Batang" w:hAnsi="Calibri"/>
          <w:spacing w:val="8"/>
          <w:szCs w:val="20"/>
          <w:shd w:val="clear" w:color="auto" w:fill="FFFFFF"/>
          <w:lang w:val="en-US" w:eastAsia="ko-KR"/>
        </w:rPr>
        <w:t xml:space="preserve"> click on </w:t>
      </w:r>
      <w:r w:rsidR="00893ED4">
        <w:rPr>
          <w:rFonts w:ascii="Calibri" w:eastAsia="Batang" w:hAnsi="Calibri"/>
          <w:spacing w:val="8"/>
          <w:szCs w:val="20"/>
          <w:shd w:val="clear" w:color="auto" w:fill="FFFFFF"/>
          <w:lang w:val="en-US" w:eastAsia="ko-KR"/>
        </w:rPr>
        <w:t xml:space="preserve">Knowledge Base </w:t>
      </w:r>
      <w:r w:rsidR="003E18D7">
        <w:rPr>
          <w:rFonts w:ascii="Calibri" w:eastAsia="Batang" w:hAnsi="Calibri"/>
          <w:spacing w:val="8"/>
          <w:szCs w:val="20"/>
          <w:shd w:val="clear" w:color="auto" w:fill="FFFFFF"/>
          <w:lang w:val="en-US" w:eastAsia="ko-KR"/>
        </w:rPr>
        <w:t>and then</w:t>
      </w:r>
      <w:r w:rsidR="00893ED4">
        <w:rPr>
          <w:rFonts w:ascii="Calibri" w:eastAsia="Batang" w:hAnsi="Calibri"/>
          <w:spacing w:val="8"/>
          <w:szCs w:val="20"/>
          <w:shd w:val="clear" w:color="auto" w:fill="FFFFFF"/>
          <w:lang w:val="en-US" w:eastAsia="ko-KR"/>
        </w:rPr>
        <w:t xml:space="preserve"> </w:t>
      </w:r>
      <w:r>
        <w:rPr>
          <w:rFonts w:ascii="Calibri" w:eastAsia="Batang" w:hAnsi="Calibri"/>
          <w:spacing w:val="8"/>
          <w:szCs w:val="20"/>
          <w:shd w:val="clear" w:color="auto" w:fill="FFFFFF"/>
          <w:lang w:val="en-US" w:eastAsia="ko-KR"/>
        </w:rPr>
        <w:t>Documents (in the top bar)</w:t>
      </w:r>
      <w:r w:rsidR="00B60593">
        <w:rPr>
          <w:rFonts w:ascii="Calibri" w:eastAsia="Batang" w:hAnsi="Calibri"/>
          <w:spacing w:val="8"/>
          <w:szCs w:val="20"/>
          <w:shd w:val="clear" w:color="auto" w:fill="FFFFFF"/>
          <w:lang w:val="en-US" w:eastAsia="ko-KR"/>
        </w:rPr>
        <w:t>. Here the user can click on “Documents and Media +” button</w:t>
      </w:r>
      <w:r>
        <w:rPr>
          <w:rFonts w:ascii="Calibri" w:eastAsia="Batang" w:hAnsi="Calibri"/>
          <w:spacing w:val="8"/>
          <w:szCs w:val="20"/>
          <w:shd w:val="clear" w:color="auto" w:fill="FFFFFF"/>
          <w:lang w:val="en-US" w:eastAsia="ko-KR"/>
        </w:rPr>
        <w:t xml:space="preserve"> (</w:t>
      </w:r>
      <w:r>
        <w:rPr>
          <w:rFonts w:ascii="Calibri" w:eastAsia="Batang" w:hAnsi="Calibri"/>
          <w:spacing w:val="8"/>
          <w:szCs w:val="20"/>
          <w:shd w:val="clear" w:color="auto" w:fill="FFFFFF"/>
          <w:lang w:val="en-US" w:eastAsia="ko-KR"/>
        </w:rPr>
        <w:fldChar w:fldCharType="begin"/>
      </w:r>
      <w:r>
        <w:rPr>
          <w:rFonts w:ascii="Calibri" w:eastAsia="Batang" w:hAnsi="Calibri"/>
          <w:spacing w:val="8"/>
          <w:szCs w:val="20"/>
          <w:shd w:val="clear" w:color="auto" w:fill="FFFFFF"/>
          <w:lang w:val="en-US" w:eastAsia="ko-KR"/>
        </w:rPr>
        <w:instrText xml:space="preserve"> REF _Ref76723285 \h </w:instrText>
      </w:r>
      <w:r>
        <w:rPr>
          <w:rFonts w:ascii="Calibri" w:eastAsia="Batang" w:hAnsi="Calibri"/>
          <w:spacing w:val="8"/>
          <w:szCs w:val="20"/>
          <w:shd w:val="clear" w:color="auto" w:fill="FFFFFF"/>
          <w:lang w:val="en-US" w:eastAsia="ko-KR"/>
        </w:rPr>
      </w:r>
      <w:r>
        <w:rPr>
          <w:rFonts w:ascii="Calibri" w:eastAsia="Batang" w:hAnsi="Calibri"/>
          <w:spacing w:val="8"/>
          <w:szCs w:val="20"/>
          <w:shd w:val="clear" w:color="auto" w:fill="FFFFFF"/>
          <w:lang w:val="en-US" w:eastAsia="ko-KR"/>
        </w:rPr>
        <w:fldChar w:fldCharType="separate"/>
      </w:r>
      <w:r w:rsidR="00D05C67">
        <w:t xml:space="preserve">Figure </w:t>
      </w:r>
      <w:r w:rsidR="00D05C67">
        <w:rPr>
          <w:noProof/>
        </w:rPr>
        <w:t>18</w:t>
      </w:r>
      <w:r>
        <w:rPr>
          <w:rFonts w:ascii="Calibri" w:eastAsia="Batang" w:hAnsi="Calibri"/>
          <w:spacing w:val="8"/>
          <w:szCs w:val="20"/>
          <w:shd w:val="clear" w:color="auto" w:fill="FFFFFF"/>
          <w:lang w:val="en-US" w:eastAsia="ko-KR"/>
        </w:rPr>
        <w:fldChar w:fldCharType="end"/>
      </w:r>
      <w:r>
        <w:rPr>
          <w:rFonts w:ascii="Calibri" w:eastAsia="Batang" w:hAnsi="Calibri"/>
          <w:spacing w:val="8"/>
          <w:szCs w:val="20"/>
          <w:shd w:val="clear" w:color="auto" w:fill="FFFFFF"/>
          <w:lang w:val="en-US" w:eastAsia="ko-KR"/>
        </w:rPr>
        <w:t>)</w:t>
      </w:r>
      <w:r w:rsidR="00405E65">
        <w:rPr>
          <w:rFonts w:ascii="Calibri" w:eastAsia="Batang" w:hAnsi="Calibri"/>
          <w:spacing w:val="8"/>
          <w:szCs w:val="20"/>
          <w:shd w:val="clear" w:color="auto" w:fill="FFFFFF"/>
          <w:lang w:val="en-US" w:eastAsia="ko-KR"/>
        </w:rPr>
        <w:t>.</w:t>
      </w:r>
    </w:p>
    <w:p w14:paraId="1CBB6752" w14:textId="443A7226" w:rsidR="00856094" w:rsidRDefault="00B60593" w:rsidP="00856094">
      <w:pPr>
        <w:keepNext/>
      </w:pPr>
      <w:r>
        <w:rPr>
          <w:noProof/>
        </w:rPr>
        <w:lastRenderedPageBreak/>
        <w:drawing>
          <wp:inline distT="0" distB="0" distL="0" distR="0" wp14:anchorId="5E6CAE9D" wp14:editId="2CBE715A">
            <wp:extent cx="5724525" cy="2800350"/>
            <wp:effectExtent l="19050" t="19050" r="28575" b="190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solidFill>
                        <a:schemeClr val="bg1">
                          <a:lumMod val="50000"/>
                        </a:schemeClr>
                      </a:solidFill>
                    </a:ln>
                  </pic:spPr>
                </pic:pic>
              </a:graphicData>
            </a:graphic>
          </wp:inline>
        </w:drawing>
      </w:r>
    </w:p>
    <w:p w14:paraId="203A4640" w14:textId="336EF246" w:rsidR="00856094" w:rsidRDefault="00856094" w:rsidP="00856094">
      <w:pPr>
        <w:pStyle w:val="Didascalia"/>
        <w:rPr>
          <w:rFonts w:ascii="Calibri" w:eastAsia="Batang" w:hAnsi="Calibri"/>
          <w:spacing w:val="8"/>
          <w:szCs w:val="20"/>
          <w:shd w:val="clear" w:color="auto" w:fill="FFFFFF"/>
          <w:lang w:val="en-US" w:eastAsia="ko-KR"/>
        </w:rPr>
      </w:pPr>
      <w:bookmarkStart w:id="21" w:name="_Ref76723285"/>
      <w:r>
        <w:t xml:space="preserve">Figure </w:t>
      </w:r>
      <w:r>
        <w:fldChar w:fldCharType="begin"/>
      </w:r>
      <w:r>
        <w:instrText xml:space="preserve"> SEQ Figure \* ARABIC </w:instrText>
      </w:r>
      <w:r>
        <w:fldChar w:fldCharType="separate"/>
      </w:r>
      <w:r w:rsidR="00A51BDE">
        <w:rPr>
          <w:noProof/>
        </w:rPr>
        <w:t>20</w:t>
      </w:r>
      <w:r>
        <w:fldChar w:fldCharType="end"/>
      </w:r>
      <w:bookmarkEnd w:id="21"/>
      <w:r>
        <w:t xml:space="preserve"> Documents</w:t>
      </w:r>
    </w:p>
    <w:p w14:paraId="63BAFA8D" w14:textId="77777777" w:rsidR="00B60593" w:rsidRDefault="00B60593" w:rsidP="00551BA2">
      <w:pPr>
        <w:rPr>
          <w:rFonts w:ascii="Calibri" w:eastAsia="Batang" w:hAnsi="Calibri"/>
          <w:spacing w:val="8"/>
          <w:szCs w:val="20"/>
          <w:shd w:val="clear" w:color="auto" w:fill="FFFFFF"/>
          <w:lang w:val="en-US" w:eastAsia="ko-KR"/>
        </w:rPr>
      </w:pPr>
    </w:p>
    <w:p w14:paraId="1893F78F" w14:textId="29B6C547" w:rsidR="00856094" w:rsidRDefault="00405E65" w:rsidP="00551BA2">
      <w:pPr>
        <w:rPr>
          <w:rFonts w:ascii="Calibri" w:eastAsia="Batang" w:hAnsi="Calibri" w:cs="Arial"/>
          <w:szCs w:val="20"/>
          <w:lang w:val="en-US" w:eastAsia="ko-KR"/>
        </w:rPr>
      </w:pPr>
      <w:r>
        <w:rPr>
          <w:rFonts w:ascii="Calibri" w:eastAsia="Batang" w:hAnsi="Calibri"/>
          <w:spacing w:val="8"/>
          <w:szCs w:val="20"/>
          <w:shd w:val="clear" w:color="auto" w:fill="FFFFFF"/>
          <w:lang w:val="en-US" w:eastAsia="ko-KR"/>
        </w:rPr>
        <w:t xml:space="preserve">To create </w:t>
      </w:r>
      <w:r w:rsidR="0013163A">
        <w:rPr>
          <w:rFonts w:ascii="Calibri" w:eastAsia="Batang" w:hAnsi="Calibri"/>
          <w:spacing w:val="8"/>
          <w:szCs w:val="20"/>
          <w:shd w:val="clear" w:color="auto" w:fill="FFFFFF"/>
          <w:lang w:val="en-US" w:eastAsia="ko-KR"/>
        </w:rPr>
        <w:t>a new folder</w:t>
      </w:r>
      <w:r w:rsidR="0013163A" w:rsidRPr="0013163A">
        <w:rPr>
          <w:rFonts w:ascii="Calibri" w:eastAsia="Batang" w:hAnsi="Calibri" w:cs="Arial"/>
          <w:szCs w:val="20"/>
          <w:lang w:val="en-US" w:eastAsia="ko-KR"/>
        </w:rPr>
        <w:t xml:space="preserve"> </w:t>
      </w:r>
      <w:r w:rsidR="0013163A">
        <w:rPr>
          <w:rFonts w:ascii="Calibri" w:eastAsia="Batang" w:hAnsi="Calibri" w:cs="Arial"/>
          <w:szCs w:val="20"/>
          <w:lang w:val="en-US" w:eastAsia="ko-KR"/>
        </w:rPr>
        <w:t>t</w:t>
      </w:r>
      <w:r w:rsidR="0013163A" w:rsidRPr="00843D9B">
        <w:rPr>
          <w:rFonts w:ascii="Calibri" w:eastAsia="Batang" w:hAnsi="Calibri" w:cs="Arial"/>
          <w:szCs w:val="20"/>
          <w:lang w:val="en-US" w:eastAsia="ko-KR"/>
        </w:rPr>
        <w:t>he</w:t>
      </w:r>
      <w:r w:rsidR="0013163A">
        <w:rPr>
          <w:rFonts w:ascii="Calibri" w:eastAsia="Batang" w:hAnsi="Calibri" w:cs="Arial"/>
          <w:szCs w:val="20"/>
          <w:lang w:val="en-US" w:eastAsia="ko-KR"/>
        </w:rPr>
        <w:t xml:space="preserve"> user</w:t>
      </w:r>
      <w:r w:rsidR="0013163A" w:rsidRPr="00843D9B">
        <w:rPr>
          <w:rFonts w:ascii="Calibri" w:eastAsia="Batang" w:hAnsi="Calibri" w:cs="Arial"/>
          <w:szCs w:val="20"/>
          <w:lang w:val="en-US" w:eastAsia="ko-KR"/>
        </w:rPr>
        <w:t xml:space="preserve"> </w:t>
      </w:r>
      <w:proofErr w:type="gramStart"/>
      <w:r w:rsidR="0013163A">
        <w:rPr>
          <w:rFonts w:ascii="Calibri" w:eastAsia="Batang" w:hAnsi="Calibri" w:cs="Arial"/>
          <w:szCs w:val="20"/>
          <w:lang w:val="en-US" w:eastAsia="ko-KR"/>
        </w:rPr>
        <w:t>has to</w:t>
      </w:r>
      <w:proofErr w:type="gramEnd"/>
      <w:r w:rsidR="0013163A" w:rsidRPr="00843D9B">
        <w:rPr>
          <w:rFonts w:ascii="Calibri" w:eastAsia="Batang" w:hAnsi="Calibri" w:cs="Arial"/>
          <w:szCs w:val="20"/>
          <w:lang w:val="en-US" w:eastAsia="ko-KR"/>
        </w:rPr>
        <w:t>:</w:t>
      </w:r>
    </w:p>
    <w:p w14:paraId="3DDD2F90" w14:textId="77777777" w:rsidR="0013163A" w:rsidRPr="00405E65" w:rsidRDefault="0013163A" w:rsidP="0013163A">
      <w:pPr>
        <w:numPr>
          <w:ilvl w:val="0"/>
          <w:numId w:val="25"/>
        </w:numPr>
        <w:spacing w:before="120" w:after="120" w:line="240" w:lineRule="auto"/>
        <w:contextualSpacing/>
        <w:jc w:val="both"/>
        <w:rPr>
          <w:lang w:val="en-GB" w:eastAsia="en-GB"/>
        </w:rPr>
      </w:pPr>
      <w:r w:rsidRPr="00C63D94">
        <w:rPr>
          <w:rFonts w:ascii="Calibri" w:eastAsia="Batang" w:hAnsi="Calibri" w:cs="Arial"/>
          <w:szCs w:val="20"/>
          <w:lang w:val="en-GB" w:eastAsia="ko-KR"/>
        </w:rPr>
        <w:t>A</w:t>
      </w:r>
      <w:r>
        <w:rPr>
          <w:rFonts w:ascii="Calibri" w:eastAsia="Batang" w:hAnsi="Calibri" w:cs="Arial"/>
          <w:szCs w:val="20"/>
          <w:lang w:val="en-GB" w:eastAsia="ko-KR"/>
        </w:rPr>
        <w:t>dd a name</w:t>
      </w:r>
    </w:p>
    <w:p w14:paraId="697681E6" w14:textId="77777777" w:rsidR="0013163A" w:rsidRPr="00E2657C" w:rsidRDefault="0013163A" w:rsidP="0013163A">
      <w:pPr>
        <w:numPr>
          <w:ilvl w:val="0"/>
          <w:numId w:val="25"/>
        </w:numPr>
        <w:spacing w:before="120" w:after="120" w:line="240" w:lineRule="auto"/>
        <w:contextualSpacing/>
        <w:jc w:val="both"/>
        <w:rPr>
          <w:lang w:val="en-GB" w:eastAsia="en-GB"/>
        </w:rPr>
      </w:pPr>
      <w:r>
        <w:rPr>
          <w:rFonts w:ascii="Calibri" w:eastAsia="Batang" w:hAnsi="Calibri" w:cs="Arial"/>
          <w:szCs w:val="20"/>
          <w:lang w:val="en-GB" w:eastAsia="ko-KR"/>
        </w:rPr>
        <w:t>Add a</w:t>
      </w:r>
      <w:r w:rsidRPr="00C63D94">
        <w:rPr>
          <w:rFonts w:ascii="Calibri" w:eastAsia="Batang" w:hAnsi="Calibri" w:cs="Arial"/>
          <w:szCs w:val="20"/>
          <w:lang w:val="en-GB" w:eastAsia="ko-KR"/>
        </w:rPr>
        <w:t xml:space="preserve"> description </w:t>
      </w:r>
    </w:p>
    <w:p w14:paraId="257DCCC2" w14:textId="66250265" w:rsidR="00405E65" w:rsidRDefault="00405E65" w:rsidP="00551BA2">
      <w:pPr>
        <w:rPr>
          <w:rFonts w:ascii="Calibri" w:eastAsia="Batang" w:hAnsi="Calibri"/>
          <w:spacing w:val="8"/>
          <w:szCs w:val="20"/>
          <w:shd w:val="clear" w:color="auto" w:fill="FFFFFF"/>
          <w:lang w:val="en-US" w:eastAsia="ko-KR"/>
        </w:rPr>
      </w:pPr>
    </w:p>
    <w:p w14:paraId="05AC3DFD" w14:textId="77777777" w:rsidR="00405E65" w:rsidRDefault="00405E65" w:rsidP="00405E65">
      <w:pPr>
        <w:keepNext/>
        <w:jc w:val="center"/>
      </w:pPr>
      <w:r>
        <w:rPr>
          <w:rFonts w:ascii="Calibri" w:eastAsia="Batang" w:hAnsi="Calibri"/>
          <w:noProof/>
          <w:spacing w:val="8"/>
          <w:szCs w:val="20"/>
          <w:shd w:val="clear" w:color="auto" w:fill="FFFFFF"/>
          <w:lang w:val="en-US" w:eastAsia="ko-KR"/>
        </w:rPr>
        <w:drawing>
          <wp:inline distT="0" distB="0" distL="0" distR="0" wp14:anchorId="05267AED" wp14:editId="559D347A">
            <wp:extent cx="4425696" cy="1724157"/>
            <wp:effectExtent l="19050" t="19050" r="13335"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0902" cy="1726185"/>
                    </a:xfrm>
                    <a:prstGeom prst="rect">
                      <a:avLst/>
                    </a:prstGeom>
                    <a:noFill/>
                    <a:ln>
                      <a:solidFill>
                        <a:schemeClr val="bg1">
                          <a:lumMod val="50000"/>
                        </a:schemeClr>
                      </a:solidFill>
                    </a:ln>
                  </pic:spPr>
                </pic:pic>
              </a:graphicData>
            </a:graphic>
          </wp:inline>
        </w:drawing>
      </w:r>
    </w:p>
    <w:p w14:paraId="34D9C751" w14:textId="06516038" w:rsidR="00405E65" w:rsidRDefault="00405E65" w:rsidP="00405E65">
      <w:pPr>
        <w:pStyle w:val="Didascalia"/>
        <w:rPr>
          <w:rFonts w:ascii="Calibri" w:eastAsia="Batang" w:hAnsi="Calibri"/>
          <w:spacing w:val="8"/>
          <w:szCs w:val="20"/>
          <w:shd w:val="clear" w:color="auto" w:fill="FFFFFF"/>
          <w:lang w:val="en-US" w:eastAsia="ko-KR"/>
        </w:rPr>
      </w:pPr>
      <w:r>
        <w:t xml:space="preserve">Figure </w:t>
      </w:r>
      <w:r>
        <w:fldChar w:fldCharType="begin"/>
      </w:r>
      <w:r>
        <w:instrText xml:space="preserve"> SEQ Figure \* ARABIC </w:instrText>
      </w:r>
      <w:r>
        <w:fldChar w:fldCharType="separate"/>
      </w:r>
      <w:r w:rsidR="00A51BDE">
        <w:rPr>
          <w:noProof/>
        </w:rPr>
        <w:t>21</w:t>
      </w:r>
      <w:r>
        <w:fldChar w:fldCharType="end"/>
      </w:r>
      <w:r>
        <w:t xml:space="preserve"> Create new folder</w:t>
      </w:r>
    </w:p>
    <w:p w14:paraId="4E519BA8" w14:textId="28715CE7" w:rsidR="00405E65" w:rsidRDefault="00405E65" w:rsidP="00405E65">
      <w:pPr>
        <w:rPr>
          <w:rFonts w:ascii="Calibri" w:eastAsia="Batang" w:hAnsi="Calibri" w:cs="Arial"/>
          <w:szCs w:val="20"/>
          <w:lang w:val="en-US" w:eastAsia="ko-KR"/>
        </w:rPr>
      </w:pPr>
      <w:r>
        <w:rPr>
          <w:rFonts w:ascii="Calibri" w:eastAsia="Batang" w:hAnsi="Calibri" w:cs="Arial"/>
          <w:szCs w:val="20"/>
          <w:lang w:val="en-US" w:eastAsia="ko-KR"/>
        </w:rPr>
        <w:t>To</w:t>
      </w:r>
      <w:r w:rsidRPr="00843D9B">
        <w:rPr>
          <w:rFonts w:ascii="Calibri" w:eastAsia="Batang" w:hAnsi="Calibri" w:cs="Arial"/>
          <w:szCs w:val="20"/>
          <w:lang w:val="en-US" w:eastAsia="ko-KR"/>
        </w:rPr>
        <w:t xml:space="preserve"> add a new </w:t>
      </w:r>
      <w:r>
        <w:rPr>
          <w:rFonts w:ascii="Calibri" w:eastAsia="Batang" w:hAnsi="Calibri" w:cs="Arial"/>
          <w:szCs w:val="20"/>
          <w:lang w:val="en-US" w:eastAsia="ko-KR"/>
        </w:rPr>
        <w:t>document</w:t>
      </w:r>
      <w:r w:rsidRPr="00843D9B">
        <w:rPr>
          <w:rFonts w:ascii="Calibri" w:eastAsia="Batang" w:hAnsi="Calibri" w:cs="Arial"/>
          <w:szCs w:val="20"/>
          <w:lang w:val="en-US" w:eastAsia="ko-KR"/>
        </w:rPr>
        <w:t xml:space="preserve"> </w:t>
      </w:r>
      <w:r>
        <w:rPr>
          <w:rFonts w:ascii="Calibri" w:eastAsia="Batang" w:hAnsi="Calibri" w:cs="Arial"/>
          <w:szCs w:val="20"/>
          <w:lang w:val="en-US" w:eastAsia="ko-KR"/>
        </w:rPr>
        <w:t>t</w:t>
      </w:r>
      <w:r w:rsidRPr="00843D9B">
        <w:rPr>
          <w:rFonts w:ascii="Calibri" w:eastAsia="Batang" w:hAnsi="Calibri" w:cs="Arial"/>
          <w:szCs w:val="20"/>
          <w:lang w:val="en-US" w:eastAsia="ko-KR"/>
        </w:rPr>
        <w:t>he</w:t>
      </w:r>
      <w:r>
        <w:rPr>
          <w:rFonts w:ascii="Calibri" w:eastAsia="Batang" w:hAnsi="Calibri" w:cs="Arial"/>
          <w:szCs w:val="20"/>
          <w:lang w:val="en-US" w:eastAsia="ko-KR"/>
        </w:rPr>
        <w:t xml:space="preserve"> user</w:t>
      </w:r>
      <w:r w:rsidRPr="00843D9B">
        <w:rPr>
          <w:rFonts w:ascii="Calibri" w:eastAsia="Batang" w:hAnsi="Calibri" w:cs="Arial"/>
          <w:szCs w:val="20"/>
          <w:lang w:val="en-US" w:eastAsia="ko-KR"/>
        </w:rPr>
        <w:t xml:space="preserve"> </w:t>
      </w:r>
      <w:proofErr w:type="gramStart"/>
      <w:r>
        <w:rPr>
          <w:rFonts w:ascii="Calibri" w:eastAsia="Batang" w:hAnsi="Calibri" w:cs="Arial"/>
          <w:szCs w:val="20"/>
          <w:lang w:val="en-US" w:eastAsia="ko-KR"/>
        </w:rPr>
        <w:t>has to</w:t>
      </w:r>
      <w:proofErr w:type="gramEnd"/>
      <w:r w:rsidRPr="00843D9B">
        <w:rPr>
          <w:rFonts w:ascii="Calibri" w:eastAsia="Batang" w:hAnsi="Calibri" w:cs="Arial"/>
          <w:szCs w:val="20"/>
          <w:lang w:val="en-US" w:eastAsia="ko-KR"/>
        </w:rPr>
        <w:t>:</w:t>
      </w:r>
    </w:p>
    <w:p w14:paraId="2BCD58DE" w14:textId="27D01A84" w:rsidR="00405E65" w:rsidRPr="00216532" w:rsidRDefault="00405E65" w:rsidP="00405E65">
      <w:pPr>
        <w:numPr>
          <w:ilvl w:val="0"/>
          <w:numId w:val="25"/>
        </w:numPr>
        <w:spacing w:before="120" w:after="120" w:line="240" w:lineRule="auto"/>
        <w:contextualSpacing/>
        <w:jc w:val="both"/>
        <w:rPr>
          <w:rFonts w:ascii="Calibri" w:eastAsia="Batang" w:hAnsi="Calibri" w:cs="Arial"/>
          <w:szCs w:val="20"/>
          <w:lang w:val="en-GB" w:eastAsia="ko-KR"/>
        </w:rPr>
      </w:pPr>
      <w:r>
        <w:rPr>
          <w:rFonts w:ascii="Calibri" w:eastAsia="Batang" w:hAnsi="Calibri" w:cs="Arial"/>
          <w:szCs w:val="20"/>
          <w:lang w:val="en-GB" w:eastAsia="ko-KR"/>
        </w:rPr>
        <w:t>Select the file he wants to upload</w:t>
      </w:r>
    </w:p>
    <w:p w14:paraId="1E3D4B54" w14:textId="77777777" w:rsidR="00405E65" w:rsidRPr="00405E65" w:rsidRDefault="00405E65" w:rsidP="00405E65">
      <w:pPr>
        <w:numPr>
          <w:ilvl w:val="0"/>
          <w:numId w:val="25"/>
        </w:numPr>
        <w:spacing w:before="120" w:after="120" w:line="240" w:lineRule="auto"/>
        <w:contextualSpacing/>
        <w:jc w:val="both"/>
        <w:rPr>
          <w:lang w:val="en-GB" w:eastAsia="en-GB"/>
        </w:rPr>
      </w:pPr>
      <w:r w:rsidRPr="00C63D94">
        <w:rPr>
          <w:rFonts w:ascii="Calibri" w:eastAsia="Batang" w:hAnsi="Calibri" w:cs="Arial"/>
          <w:szCs w:val="20"/>
          <w:lang w:val="en-GB" w:eastAsia="ko-KR"/>
        </w:rPr>
        <w:t>A</w:t>
      </w:r>
      <w:r>
        <w:rPr>
          <w:rFonts w:ascii="Calibri" w:eastAsia="Batang" w:hAnsi="Calibri" w:cs="Arial"/>
          <w:szCs w:val="20"/>
          <w:lang w:val="en-GB" w:eastAsia="ko-KR"/>
        </w:rPr>
        <w:t>dd a name</w:t>
      </w:r>
    </w:p>
    <w:p w14:paraId="7FD71882" w14:textId="166588EC" w:rsidR="00405E65" w:rsidRPr="00E2657C" w:rsidRDefault="00405E65" w:rsidP="00405E65">
      <w:pPr>
        <w:numPr>
          <w:ilvl w:val="0"/>
          <w:numId w:val="25"/>
        </w:numPr>
        <w:spacing w:before="120" w:after="120" w:line="240" w:lineRule="auto"/>
        <w:contextualSpacing/>
        <w:jc w:val="both"/>
        <w:rPr>
          <w:lang w:val="en-GB" w:eastAsia="en-GB"/>
        </w:rPr>
      </w:pPr>
      <w:r>
        <w:rPr>
          <w:rFonts w:ascii="Calibri" w:eastAsia="Batang" w:hAnsi="Calibri" w:cs="Arial"/>
          <w:szCs w:val="20"/>
          <w:lang w:val="en-GB" w:eastAsia="ko-KR"/>
        </w:rPr>
        <w:t>Add a</w:t>
      </w:r>
      <w:r w:rsidRPr="00C63D94">
        <w:rPr>
          <w:rFonts w:ascii="Calibri" w:eastAsia="Batang" w:hAnsi="Calibri" w:cs="Arial"/>
          <w:szCs w:val="20"/>
          <w:lang w:val="en-GB" w:eastAsia="ko-KR"/>
        </w:rPr>
        <w:t xml:space="preserve"> description </w:t>
      </w:r>
    </w:p>
    <w:p w14:paraId="5AFFA924" w14:textId="061CF2B3" w:rsidR="00405E65" w:rsidRPr="00E2657C" w:rsidRDefault="00C809B5" w:rsidP="00405E65">
      <w:pPr>
        <w:numPr>
          <w:ilvl w:val="0"/>
          <w:numId w:val="25"/>
        </w:numPr>
        <w:spacing w:before="120" w:after="120" w:line="240" w:lineRule="auto"/>
        <w:contextualSpacing/>
        <w:jc w:val="both"/>
        <w:rPr>
          <w:lang w:val="en-GB" w:eastAsia="en-GB"/>
        </w:rPr>
      </w:pPr>
      <w:r>
        <w:rPr>
          <w:rFonts w:ascii="Calibri" w:eastAsia="Batang" w:hAnsi="Calibri" w:cs="Arial"/>
          <w:szCs w:val="20"/>
          <w:lang w:val="en-GB" w:eastAsia="ko-KR"/>
        </w:rPr>
        <w:t>Add t</w:t>
      </w:r>
      <w:r w:rsidR="00405E65">
        <w:rPr>
          <w:rFonts w:ascii="Calibri" w:eastAsia="Batang" w:hAnsi="Calibri" w:cs="Arial"/>
          <w:szCs w:val="20"/>
          <w:lang w:val="en-GB" w:eastAsia="ko-KR"/>
        </w:rPr>
        <w:t>ags or predefined categories</w:t>
      </w:r>
    </w:p>
    <w:p w14:paraId="1D08A977" w14:textId="3D84EF6E" w:rsidR="00405E65" w:rsidRPr="00C63D94" w:rsidRDefault="00C809B5" w:rsidP="00405E65">
      <w:pPr>
        <w:numPr>
          <w:ilvl w:val="0"/>
          <w:numId w:val="25"/>
        </w:numPr>
        <w:spacing w:before="120" w:after="120" w:line="240" w:lineRule="auto"/>
        <w:contextualSpacing/>
        <w:jc w:val="both"/>
        <w:rPr>
          <w:lang w:val="en-GB" w:eastAsia="en-GB"/>
        </w:rPr>
      </w:pPr>
      <w:r>
        <w:rPr>
          <w:rFonts w:ascii="Calibri" w:eastAsia="Batang" w:hAnsi="Calibri" w:cs="Arial"/>
          <w:szCs w:val="20"/>
          <w:lang w:val="en-GB" w:eastAsia="ko-KR"/>
        </w:rPr>
        <w:t>Add a</w:t>
      </w:r>
      <w:r w:rsidR="00405E65">
        <w:rPr>
          <w:lang w:val="en-GB" w:eastAsia="en-GB"/>
        </w:rPr>
        <w:t xml:space="preserve"> related asset</w:t>
      </w:r>
    </w:p>
    <w:p w14:paraId="0051BC28" w14:textId="5AAC0B6B" w:rsidR="00405E65" w:rsidRDefault="00405E65" w:rsidP="00551BA2">
      <w:pPr>
        <w:rPr>
          <w:rFonts w:ascii="Calibri" w:eastAsia="Batang" w:hAnsi="Calibri"/>
          <w:spacing w:val="8"/>
          <w:szCs w:val="20"/>
          <w:shd w:val="clear" w:color="auto" w:fill="FFFFFF"/>
          <w:lang w:val="en-US" w:eastAsia="ko-KR"/>
        </w:rPr>
      </w:pPr>
    </w:p>
    <w:p w14:paraId="33391F59" w14:textId="2870B790" w:rsidR="00405E65" w:rsidRDefault="00405E65" w:rsidP="00405E65">
      <w:pPr>
        <w:keepNext/>
        <w:jc w:val="center"/>
      </w:pPr>
      <w:r>
        <w:rPr>
          <w:noProof/>
        </w:rPr>
        <w:lastRenderedPageBreak/>
        <w:drawing>
          <wp:inline distT="0" distB="0" distL="0" distR="0" wp14:anchorId="5B0BE9EF" wp14:editId="0F12E268">
            <wp:extent cx="4396334" cy="3194897"/>
            <wp:effectExtent l="19050" t="19050" r="23495" b="2476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8624" cy="3196561"/>
                    </a:xfrm>
                    <a:prstGeom prst="rect">
                      <a:avLst/>
                    </a:prstGeom>
                    <a:noFill/>
                    <a:ln>
                      <a:solidFill>
                        <a:schemeClr val="bg1">
                          <a:lumMod val="50000"/>
                        </a:schemeClr>
                      </a:solidFill>
                    </a:ln>
                  </pic:spPr>
                </pic:pic>
              </a:graphicData>
            </a:graphic>
          </wp:inline>
        </w:drawing>
      </w:r>
    </w:p>
    <w:p w14:paraId="153EED41" w14:textId="7A54267F" w:rsidR="00405E65" w:rsidRDefault="00405E65" w:rsidP="00405E65">
      <w:pPr>
        <w:pStyle w:val="Didascalia"/>
        <w:rPr>
          <w:rFonts w:ascii="Calibri" w:eastAsia="Batang" w:hAnsi="Calibri"/>
          <w:spacing w:val="8"/>
          <w:szCs w:val="20"/>
          <w:shd w:val="clear" w:color="auto" w:fill="FFFFFF"/>
          <w:lang w:val="en-US" w:eastAsia="ko-KR"/>
        </w:rPr>
      </w:pPr>
      <w:r>
        <w:t xml:space="preserve">Figure </w:t>
      </w:r>
      <w:r>
        <w:fldChar w:fldCharType="begin"/>
      </w:r>
      <w:r>
        <w:instrText xml:space="preserve"> SEQ Figure \* ARABIC </w:instrText>
      </w:r>
      <w:r>
        <w:fldChar w:fldCharType="separate"/>
      </w:r>
      <w:r w:rsidR="00A51BDE">
        <w:rPr>
          <w:noProof/>
        </w:rPr>
        <w:t>22</w:t>
      </w:r>
      <w:r>
        <w:fldChar w:fldCharType="end"/>
      </w:r>
      <w:r>
        <w:t xml:space="preserve"> Add new document</w:t>
      </w:r>
    </w:p>
    <w:p w14:paraId="4CD95CD2" w14:textId="70EEF481" w:rsidR="00405E65" w:rsidRDefault="00EF4885" w:rsidP="00551BA2">
      <w:pPr>
        <w:rPr>
          <w:rFonts w:ascii="Calibri" w:eastAsia="Batang" w:hAnsi="Calibri" w:cs="Arial"/>
          <w:szCs w:val="20"/>
          <w:lang w:val="en-US" w:eastAsia="ko-KR"/>
        </w:rPr>
      </w:pPr>
      <w:r>
        <w:rPr>
          <w:rFonts w:ascii="Calibri" w:eastAsia="Batang" w:hAnsi="Calibri" w:cs="Arial"/>
          <w:szCs w:val="20"/>
          <w:lang w:val="en-US" w:eastAsia="ko-KR"/>
        </w:rPr>
        <w:t>To</w:t>
      </w:r>
      <w:r w:rsidRPr="00843D9B">
        <w:rPr>
          <w:rFonts w:ascii="Calibri" w:eastAsia="Batang" w:hAnsi="Calibri" w:cs="Arial"/>
          <w:szCs w:val="20"/>
          <w:lang w:val="en-US" w:eastAsia="ko-KR"/>
        </w:rPr>
        <w:t xml:space="preserve"> </w:t>
      </w:r>
      <w:r>
        <w:rPr>
          <w:rFonts w:ascii="Calibri" w:eastAsia="Batang" w:hAnsi="Calibri" w:cs="Arial"/>
          <w:szCs w:val="20"/>
          <w:lang w:val="en-US" w:eastAsia="ko-KR"/>
        </w:rPr>
        <w:t>download</w:t>
      </w:r>
      <w:r w:rsidRPr="00843D9B">
        <w:rPr>
          <w:rFonts w:ascii="Calibri" w:eastAsia="Batang" w:hAnsi="Calibri" w:cs="Arial"/>
          <w:szCs w:val="20"/>
          <w:lang w:val="en-US" w:eastAsia="ko-KR"/>
        </w:rPr>
        <w:t xml:space="preserve"> a </w:t>
      </w:r>
      <w:r>
        <w:rPr>
          <w:rFonts w:ascii="Calibri" w:eastAsia="Batang" w:hAnsi="Calibri" w:cs="Arial"/>
          <w:szCs w:val="20"/>
          <w:lang w:val="en-US" w:eastAsia="ko-KR"/>
        </w:rPr>
        <w:t xml:space="preserve">document, the user </w:t>
      </w:r>
      <w:proofErr w:type="gramStart"/>
      <w:r>
        <w:rPr>
          <w:rFonts w:ascii="Calibri" w:eastAsia="Batang" w:hAnsi="Calibri" w:cs="Arial"/>
          <w:szCs w:val="20"/>
          <w:lang w:val="en-US" w:eastAsia="ko-KR"/>
        </w:rPr>
        <w:t>has to</w:t>
      </w:r>
      <w:proofErr w:type="gramEnd"/>
      <w:r>
        <w:rPr>
          <w:rFonts w:ascii="Calibri" w:eastAsia="Batang" w:hAnsi="Calibri" w:cs="Arial"/>
          <w:szCs w:val="20"/>
          <w:lang w:val="en-US" w:eastAsia="ko-KR"/>
        </w:rPr>
        <w:t>:</w:t>
      </w:r>
    </w:p>
    <w:p w14:paraId="05347F40" w14:textId="77777777" w:rsidR="00EF4885" w:rsidRDefault="00EF4885" w:rsidP="00551BA2">
      <w:pPr>
        <w:numPr>
          <w:ilvl w:val="0"/>
          <w:numId w:val="25"/>
        </w:numPr>
        <w:spacing w:before="120" w:after="120" w:line="240" w:lineRule="auto"/>
        <w:contextualSpacing/>
        <w:jc w:val="both"/>
        <w:rPr>
          <w:rFonts w:ascii="Calibri" w:eastAsia="Batang" w:hAnsi="Calibri" w:cs="Arial"/>
          <w:szCs w:val="20"/>
          <w:lang w:val="en-GB" w:eastAsia="ko-KR"/>
        </w:rPr>
      </w:pPr>
      <w:r>
        <w:rPr>
          <w:rFonts w:ascii="Calibri" w:eastAsia="Batang" w:hAnsi="Calibri" w:cs="Arial"/>
          <w:szCs w:val="20"/>
          <w:lang w:val="en-GB" w:eastAsia="ko-KR"/>
        </w:rPr>
        <w:t>Click in the name of the file</w:t>
      </w:r>
    </w:p>
    <w:p w14:paraId="1A26F15A" w14:textId="518F01BF" w:rsidR="00EF4885" w:rsidRDefault="00EF4885" w:rsidP="00551BA2">
      <w:pPr>
        <w:numPr>
          <w:ilvl w:val="0"/>
          <w:numId w:val="25"/>
        </w:numPr>
        <w:spacing w:before="120" w:after="120" w:line="240" w:lineRule="auto"/>
        <w:contextualSpacing/>
        <w:jc w:val="both"/>
        <w:rPr>
          <w:rFonts w:ascii="Calibri" w:eastAsia="Batang" w:hAnsi="Calibri" w:cs="Arial"/>
          <w:szCs w:val="20"/>
          <w:lang w:val="en-GB" w:eastAsia="ko-KR"/>
        </w:rPr>
      </w:pPr>
      <w:r w:rsidRPr="00EF4885">
        <w:rPr>
          <w:rFonts w:ascii="Calibri" w:eastAsia="Batang" w:hAnsi="Calibri" w:cs="Arial"/>
          <w:szCs w:val="20"/>
          <w:lang w:val="en-GB" w:eastAsia="ko-KR"/>
        </w:rPr>
        <w:t>Click</w:t>
      </w:r>
      <w:r>
        <w:rPr>
          <w:rFonts w:ascii="Calibri" w:eastAsia="Batang" w:hAnsi="Calibri" w:cs="Arial"/>
          <w:szCs w:val="20"/>
          <w:lang w:val="en-GB" w:eastAsia="ko-KR"/>
        </w:rPr>
        <w:t xml:space="preserve"> on the button “Info</w:t>
      </w:r>
      <w:r w:rsidR="00C0637C">
        <w:rPr>
          <w:rFonts w:ascii="Calibri" w:eastAsia="Batang" w:hAnsi="Calibri" w:cs="Arial"/>
          <w:szCs w:val="20"/>
          <w:lang w:val="en-GB" w:eastAsia="ko-KR"/>
        </w:rPr>
        <w:t>”</w:t>
      </w:r>
    </w:p>
    <w:p w14:paraId="604BD766" w14:textId="77E90BC8" w:rsidR="00EF4885" w:rsidRDefault="00C0637C" w:rsidP="00551BA2">
      <w:pPr>
        <w:numPr>
          <w:ilvl w:val="0"/>
          <w:numId w:val="25"/>
        </w:numPr>
        <w:spacing w:before="120" w:after="120" w:line="240" w:lineRule="auto"/>
        <w:contextualSpacing/>
        <w:jc w:val="both"/>
        <w:rPr>
          <w:rFonts w:ascii="Calibri" w:eastAsia="Batang" w:hAnsi="Calibri" w:cs="Arial"/>
          <w:szCs w:val="20"/>
          <w:lang w:val="en-GB" w:eastAsia="ko-KR"/>
        </w:rPr>
      </w:pPr>
      <w:r>
        <w:rPr>
          <w:rFonts w:ascii="Calibri" w:eastAsia="Batang" w:hAnsi="Calibri" w:cs="Arial"/>
          <w:szCs w:val="20"/>
          <w:lang w:val="en-GB" w:eastAsia="ko-KR"/>
        </w:rPr>
        <w:t xml:space="preserve">Click on the button “Download” </w:t>
      </w:r>
    </w:p>
    <w:p w14:paraId="51B4F75B" w14:textId="2A6E3D3D" w:rsidR="00EF4885" w:rsidRDefault="00EF4885" w:rsidP="00EF4885">
      <w:pPr>
        <w:spacing w:before="120" w:after="120" w:line="240" w:lineRule="auto"/>
        <w:contextualSpacing/>
        <w:jc w:val="both"/>
        <w:rPr>
          <w:rFonts w:ascii="Calibri" w:eastAsia="Batang" w:hAnsi="Calibri" w:cs="Arial"/>
          <w:szCs w:val="20"/>
          <w:lang w:val="en-GB" w:eastAsia="ko-KR"/>
        </w:rPr>
      </w:pPr>
    </w:p>
    <w:p w14:paraId="623005BB" w14:textId="6758B617" w:rsidR="00EF4885" w:rsidRDefault="00EF4885" w:rsidP="00EF4885">
      <w:pPr>
        <w:spacing w:before="120" w:after="120" w:line="240" w:lineRule="auto"/>
        <w:contextualSpacing/>
        <w:jc w:val="both"/>
        <w:rPr>
          <w:rFonts w:ascii="Calibri" w:eastAsia="Batang" w:hAnsi="Calibri" w:cs="Arial"/>
          <w:szCs w:val="20"/>
          <w:lang w:val="en-GB" w:eastAsia="ko-KR"/>
        </w:rPr>
      </w:pPr>
    </w:p>
    <w:p w14:paraId="784E1B86" w14:textId="77777777" w:rsidR="00C0637C" w:rsidRDefault="00EF4885" w:rsidP="00C0637C">
      <w:pPr>
        <w:keepNext/>
        <w:spacing w:before="120" w:after="120" w:line="240" w:lineRule="auto"/>
        <w:contextualSpacing/>
        <w:jc w:val="center"/>
      </w:pPr>
      <w:r>
        <w:rPr>
          <w:rFonts w:ascii="Calibri" w:eastAsia="Batang" w:hAnsi="Calibri" w:cs="Arial"/>
          <w:noProof/>
          <w:szCs w:val="20"/>
          <w:lang w:val="en-GB" w:eastAsia="ko-KR"/>
        </w:rPr>
        <w:lastRenderedPageBreak/>
        <w:drawing>
          <wp:inline distT="0" distB="0" distL="0" distR="0" wp14:anchorId="5305F084" wp14:editId="5F23DEDC">
            <wp:extent cx="4672137" cy="3848100"/>
            <wp:effectExtent l="19050" t="19050" r="14605" b="190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6403" cy="3851614"/>
                    </a:xfrm>
                    <a:prstGeom prst="rect">
                      <a:avLst/>
                    </a:prstGeom>
                    <a:noFill/>
                    <a:ln>
                      <a:solidFill>
                        <a:schemeClr val="bg1">
                          <a:lumMod val="50000"/>
                        </a:schemeClr>
                      </a:solidFill>
                    </a:ln>
                  </pic:spPr>
                </pic:pic>
              </a:graphicData>
            </a:graphic>
          </wp:inline>
        </w:drawing>
      </w:r>
    </w:p>
    <w:p w14:paraId="514E846B" w14:textId="05176235" w:rsidR="00EF4885" w:rsidRPr="00EF4885" w:rsidRDefault="00C0637C" w:rsidP="00C0637C">
      <w:pPr>
        <w:pStyle w:val="Didascalia"/>
        <w:rPr>
          <w:rFonts w:ascii="Calibri" w:eastAsia="Batang" w:hAnsi="Calibri" w:cs="Arial"/>
          <w:szCs w:val="20"/>
          <w:lang w:eastAsia="ko-KR"/>
        </w:rPr>
      </w:pPr>
      <w:r>
        <w:t xml:space="preserve">Figure </w:t>
      </w:r>
      <w:r>
        <w:fldChar w:fldCharType="begin"/>
      </w:r>
      <w:r>
        <w:instrText xml:space="preserve"> SEQ Figure \* ARABIC </w:instrText>
      </w:r>
      <w:r>
        <w:fldChar w:fldCharType="separate"/>
      </w:r>
      <w:r w:rsidR="00A51BDE">
        <w:rPr>
          <w:noProof/>
        </w:rPr>
        <w:t>23</w:t>
      </w:r>
      <w:r>
        <w:fldChar w:fldCharType="end"/>
      </w:r>
      <w:r>
        <w:t xml:space="preserve"> Download document</w:t>
      </w:r>
    </w:p>
    <w:p w14:paraId="6845938D" w14:textId="443CE6D1" w:rsidR="00B23E57" w:rsidRDefault="00B23E57" w:rsidP="00B23E57">
      <w:pPr>
        <w:pStyle w:val="Titolo4"/>
        <w:rPr>
          <w:rStyle w:val="normaltextrun"/>
        </w:rPr>
      </w:pPr>
      <w:r>
        <w:rPr>
          <w:rStyle w:val="normaltextrun"/>
        </w:rPr>
        <w:t>Wikis</w:t>
      </w:r>
    </w:p>
    <w:p w14:paraId="568D106F" w14:textId="03EBB6AD" w:rsidR="00893ED4" w:rsidRDefault="00893ED4" w:rsidP="00893ED4">
      <w:pPr>
        <w:shd w:val="clear" w:color="auto" w:fill="FFFFFF"/>
        <w:spacing w:after="150"/>
        <w:jc w:val="both"/>
        <w:rPr>
          <w:rFonts w:ascii="Calibri" w:eastAsia="Batang" w:hAnsi="Calibri" w:cs="Arial"/>
          <w:szCs w:val="20"/>
          <w:lang w:val="en-US" w:eastAsia="ko-KR"/>
        </w:rPr>
      </w:pPr>
      <w:r>
        <w:rPr>
          <w:rFonts w:ascii="Calibri" w:eastAsia="Batang" w:hAnsi="Calibri"/>
          <w:spacing w:val="8"/>
          <w:szCs w:val="20"/>
          <w:shd w:val="clear" w:color="auto" w:fill="FFFFFF"/>
          <w:lang w:val="en-US" w:eastAsia="ko-KR"/>
        </w:rPr>
        <w:t xml:space="preserve">To add a new folder or upload a new file, the user </w:t>
      </w:r>
      <w:proofErr w:type="gramStart"/>
      <w:r>
        <w:rPr>
          <w:rFonts w:ascii="Calibri" w:eastAsia="Batang" w:hAnsi="Calibri"/>
          <w:spacing w:val="8"/>
          <w:szCs w:val="20"/>
          <w:shd w:val="clear" w:color="auto" w:fill="FFFFFF"/>
          <w:lang w:val="en-US" w:eastAsia="ko-KR"/>
        </w:rPr>
        <w:t>has to</w:t>
      </w:r>
      <w:proofErr w:type="gramEnd"/>
      <w:r>
        <w:rPr>
          <w:rFonts w:ascii="Calibri" w:eastAsia="Batang" w:hAnsi="Calibri"/>
          <w:spacing w:val="8"/>
          <w:szCs w:val="20"/>
          <w:shd w:val="clear" w:color="auto" w:fill="FFFFFF"/>
          <w:lang w:val="en-US" w:eastAsia="ko-KR"/>
        </w:rPr>
        <w:t xml:space="preserve"> click on Knowledge Base</w:t>
      </w:r>
      <w:r w:rsidR="003E18D7">
        <w:rPr>
          <w:rFonts w:ascii="Calibri" w:eastAsia="Batang" w:hAnsi="Calibri"/>
          <w:spacing w:val="8"/>
          <w:szCs w:val="20"/>
          <w:shd w:val="clear" w:color="auto" w:fill="FFFFFF"/>
          <w:lang w:val="en-US" w:eastAsia="ko-KR"/>
        </w:rPr>
        <w:t xml:space="preserve"> and then click on</w:t>
      </w:r>
      <w:r>
        <w:rPr>
          <w:rFonts w:ascii="Calibri" w:eastAsia="Batang" w:hAnsi="Calibri"/>
          <w:spacing w:val="8"/>
          <w:szCs w:val="20"/>
          <w:shd w:val="clear" w:color="auto" w:fill="FFFFFF"/>
          <w:lang w:val="en-US" w:eastAsia="ko-KR"/>
        </w:rPr>
        <w:t xml:space="preserve"> Wiki.</w:t>
      </w:r>
    </w:p>
    <w:p w14:paraId="036CA780" w14:textId="2FE2182B" w:rsidR="00551BA2" w:rsidRPr="00843D9B" w:rsidRDefault="00551BA2" w:rsidP="00551BA2">
      <w:pPr>
        <w:shd w:val="clear" w:color="auto" w:fill="FFFFFF"/>
        <w:spacing w:after="150"/>
        <w:rPr>
          <w:rFonts w:ascii="Calibri" w:eastAsia="Times New Roman" w:hAnsi="Calibri" w:cs="Helvetica"/>
          <w:spacing w:val="8"/>
          <w:szCs w:val="20"/>
          <w:lang w:val="en-US" w:eastAsia="it-IT"/>
        </w:rPr>
      </w:pPr>
      <w:r w:rsidRPr="00843D9B">
        <w:rPr>
          <w:rFonts w:ascii="Calibri" w:eastAsia="Batang" w:hAnsi="Calibri" w:cs="Arial"/>
          <w:szCs w:val="20"/>
          <w:lang w:val="en-US" w:eastAsia="ko-KR"/>
        </w:rPr>
        <w:t xml:space="preserve">The wiki is an application which allows users to collaboratively build a repository of information. </w:t>
      </w:r>
    </w:p>
    <w:p w14:paraId="65680247" w14:textId="652D4AB8" w:rsidR="00B16BFB" w:rsidRDefault="00975809" w:rsidP="00B16BFB">
      <w:pPr>
        <w:keepNext/>
      </w:pPr>
      <w:r>
        <w:rPr>
          <w:noProof/>
        </w:rPr>
        <w:drawing>
          <wp:inline distT="0" distB="0" distL="0" distR="0" wp14:anchorId="15984EFC" wp14:editId="41ABB220">
            <wp:extent cx="5305425" cy="3086504"/>
            <wp:effectExtent l="19050" t="19050" r="9525" b="1905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308672" cy="3088393"/>
                    </a:xfrm>
                    <a:prstGeom prst="rect">
                      <a:avLst/>
                    </a:prstGeom>
                    <a:ln>
                      <a:solidFill>
                        <a:schemeClr val="tx1"/>
                      </a:solidFill>
                    </a:ln>
                  </pic:spPr>
                </pic:pic>
              </a:graphicData>
            </a:graphic>
          </wp:inline>
        </w:drawing>
      </w:r>
    </w:p>
    <w:p w14:paraId="5BA836F5" w14:textId="07BC07E0" w:rsidR="00551BA2" w:rsidRPr="00843D9B" w:rsidRDefault="00B16BFB" w:rsidP="00B16BFB">
      <w:pPr>
        <w:pStyle w:val="Didascalia"/>
        <w:rPr>
          <w:rFonts w:ascii="Calibri" w:eastAsia="Batang" w:hAnsi="Calibri" w:cs="Arial"/>
          <w:szCs w:val="20"/>
          <w:lang w:val="en-US" w:eastAsia="ko-KR"/>
        </w:rPr>
      </w:pPr>
      <w:r>
        <w:t xml:space="preserve">Figure </w:t>
      </w:r>
      <w:r>
        <w:fldChar w:fldCharType="begin"/>
      </w:r>
      <w:r>
        <w:instrText xml:space="preserve"> SEQ Figure \* ARABIC </w:instrText>
      </w:r>
      <w:r>
        <w:fldChar w:fldCharType="separate"/>
      </w:r>
      <w:r w:rsidR="00A51BDE">
        <w:rPr>
          <w:noProof/>
        </w:rPr>
        <w:t>24</w:t>
      </w:r>
      <w:r>
        <w:fldChar w:fldCharType="end"/>
      </w:r>
      <w:r>
        <w:t xml:space="preserve"> Wiki</w:t>
      </w:r>
    </w:p>
    <w:p w14:paraId="4DEFD61E" w14:textId="3023D3BF" w:rsidR="00B16BFB" w:rsidRPr="00843D9B" w:rsidRDefault="00B16BFB" w:rsidP="00B16BFB">
      <w:pPr>
        <w:shd w:val="clear" w:color="auto" w:fill="FFFFFF"/>
        <w:spacing w:after="150"/>
        <w:rPr>
          <w:rFonts w:ascii="Calibri" w:eastAsia="Times New Roman" w:hAnsi="Calibri" w:cs="Helvetica"/>
          <w:spacing w:val="8"/>
          <w:szCs w:val="20"/>
          <w:lang w:val="en-US" w:eastAsia="it-IT"/>
        </w:rPr>
      </w:pPr>
      <w:r w:rsidRPr="00843D9B">
        <w:rPr>
          <w:rFonts w:ascii="Calibri" w:eastAsia="Times New Roman" w:hAnsi="Calibri" w:cs="Arial"/>
          <w:szCs w:val="20"/>
          <w:lang w:val="en-US" w:eastAsia="it-IT"/>
        </w:rPr>
        <w:lastRenderedPageBreak/>
        <w:t>The wiki toolbar allows user to subscribe, add wiki pages and navigate the wiki portlet</w:t>
      </w:r>
      <w:r>
        <w:rPr>
          <w:rFonts w:ascii="Calibri" w:eastAsia="Times New Roman" w:hAnsi="Calibri" w:cs="Arial"/>
          <w:szCs w:val="20"/>
          <w:lang w:val="en-US" w:eastAsia="it-IT"/>
        </w:rPr>
        <w:t>.</w:t>
      </w:r>
    </w:p>
    <w:p w14:paraId="57A20EE5" w14:textId="76610A84" w:rsidR="00B23E57" w:rsidRDefault="00B16BFB" w:rsidP="00B23E57">
      <w:pPr>
        <w:rPr>
          <w:lang w:val="en-US" w:eastAsia="en-GB"/>
        </w:rPr>
      </w:pPr>
      <w:r>
        <w:rPr>
          <w:lang w:val="en-US" w:eastAsia="en-GB"/>
        </w:rPr>
        <w:t>At the top of the wiki, the user can see:</w:t>
      </w:r>
    </w:p>
    <w:p w14:paraId="351C1078" w14:textId="54A9550D" w:rsidR="00B16BFB" w:rsidRPr="00B16BFB" w:rsidRDefault="00B16BFB" w:rsidP="00B16BFB">
      <w:pPr>
        <w:rPr>
          <w:rFonts w:ascii="Calibri" w:eastAsia="Times New Roman" w:hAnsi="Calibri" w:cs="Arial"/>
          <w:szCs w:val="20"/>
          <w:lang w:val="en-US" w:eastAsia="it-IT"/>
        </w:rPr>
      </w:pPr>
      <w:r w:rsidRPr="00B16BFB">
        <w:rPr>
          <w:rFonts w:ascii="Calibri" w:eastAsia="Times New Roman" w:hAnsi="Calibri" w:cs="Arial"/>
          <w:b/>
          <w:bCs/>
          <w:szCs w:val="20"/>
          <w:lang w:val="en-US" w:eastAsia="it-IT"/>
        </w:rPr>
        <w:t>Recent Changes</w:t>
      </w:r>
      <w:r w:rsidRPr="00B16BFB">
        <w:rPr>
          <w:rFonts w:ascii="Calibri" w:eastAsia="Times New Roman" w:hAnsi="Calibri" w:cs="Arial"/>
          <w:szCs w:val="20"/>
          <w:lang w:val="en-US" w:eastAsia="it-IT"/>
        </w:rPr>
        <w:t xml:space="preserve">: which shows </w:t>
      </w:r>
      <w:proofErr w:type="gramStart"/>
      <w:r w:rsidRPr="00B16BFB">
        <w:rPr>
          <w:rFonts w:ascii="Calibri" w:eastAsia="Times New Roman" w:hAnsi="Calibri" w:cs="Arial"/>
          <w:szCs w:val="20"/>
          <w:lang w:val="en-US" w:eastAsia="it-IT"/>
        </w:rPr>
        <w:t>all of</w:t>
      </w:r>
      <w:proofErr w:type="gramEnd"/>
      <w:r w:rsidRPr="00B16BFB">
        <w:rPr>
          <w:rFonts w:ascii="Calibri" w:eastAsia="Times New Roman" w:hAnsi="Calibri" w:cs="Arial"/>
          <w:szCs w:val="20"/>
          <w:lang w:val="en-US" w:eastAsia="it-IT"/>
        </w:rPr>
        <w:t xml:space="preserve"> the recently updated pages.</w:t>
      </w:r>
    </w:p>
    <w:p w14:paraId="10B0AA9B" w14:textId="76339964" w:rsidR="00B16BFB" w:rsidRPr="00B16BFB" w:rsidRDefault="00B16BFB" w:rsidP="005048DD">
      <w:pPr>
        <w:shd w:val="clear" w:color="auto" w:fill="FFFFFF"/>
        <w:spacing w:after="150"/>
        <w:jc w:val="both"/>
        <w:rPr>
          <w:rFonts w:ascii="Calibri" w:eastAsia="Times New Roman" w:hAnsi="Calibri" w:cs="Arial"/>
          <w:szCs w:val="20"/>
          <w:lang w:val="en-US" w:eastAsia="it-IT"/>
        </w:rPr>
      </w:pPr>
      <w:r w:rsidRPr="00B16BFB">
        <w:rPr>
          <w:rFonts w:ascii="Calibri" w:eastAsia="Times New Roman" w:hAnsi="Calibri" w:cs="Arial"/>
          <w:b/>
          <w:bCs/>
          <w:szCs w:val="20"/>
          <w:lang w:val="en-US" w:eastAsia="it-IT"/>
        </w:rPr>
        <w:t>All Pages</w:t>
      </w:r>
      <w:r w:rsidR="00893ED4" w:rsidRPr="00893ED4">
        <w:rPr>
          <w:rFonts w:ascii="Calibri" w:eastAsia="Times New Roman" w:hAnsi="Calibri" w:cs="Arial"/>
          <w:szCs w:val="20"/>
          <w:lang w:val="en-US" w:eastAsia="it-IT"/>
        </w:rPr>
        <w:t xml:space="preserve"> </w:t>
      </w:r>
      <w:r w:rsidR="00893ED4" w:rsidRPr="00B16BFB">
        <w:rPr>
          <w:rFonts w:ascii="Calibri" w:eastAsia="Times New Roman" w:hAnsi="Calibri" w:cs="Arial"/>
          <w:szCs w:val="20"/>
          <w:lang w:val="en-US" w:eastAsia="it-IT"/>
        </w:rPr>
        <w:t xml:space="preserve">which </w:t>
      </w:r>
      <w:proofErr w:type="gramStart"/>
      <w:r w:rsidR="00893ED4" w:rsidRPr="00B16BFB">
        <w:rPr>
          <w:rFonts w:ascii="Calibri" w:eastAsia="Times New Roman" w:hAnsi="Calibri" w:cs="Arial"/>
          <w:szCs w:val="20"/>
          <w:lang w:val="en-US" w:eastAsia="it-IT"/>
        </w:rPr>
        <w:t>shows</w:t>
      </w:r>
      <w:proofErr w:type="gramEnd"/>
      <w:r w:rsidR="00893ED4" w:rsidRPr="00B16BFB">
        <w:rPr>
          <w:rFonts w:ascii="Calibri" w:eastAsia="Times New Roman" w:hAnsi="Calibri" w:cs="Arial"/>
          <w:szCs w:val="20"/>
          <w:lang w:val="en-US" w:eastAsia="it-IT"/>
        </w:rPr>
        <w:t xml:space="preserve"> </w:t>
      </w:r>
      <w:r w:rsidRPr="00B16BFB">
        <w:rPr>
          <w:rFonts w:ascii="Calibri" w:eastAsia="Times New Roman" w:hAnsi="Calibri" w:cs="Arial"/>
          <w:szCs w:val="20"/>
          <w:lang w:val="en-US" w:eastAsia="it-IT"/>
        </w:rPr>
        <w:t>a flat, alphabetical list of all pages currently stored in the wiki.</w:t>
      </w:r>
      <w:r w:rsidR="005048DD">
        <w:rPr>
          <w:rFonts w:ascii="Calibri" w:eastAsia="Times New Roman" w:hAnsi="Calibri" w:cs="Arial"/>
          <w:szCs w:val="20"/>
          <w:lang w:val="en-US" w:eastAsia="it-IT"/>
        </w:rPr>
        <w:t xml:space="preserve"> Through this page, clicking on the three dots, the user will have access to a series of actions (</w:t>
      </w:r>
      <w:proofErr w:type="gramStart"/>
      <w:r w:rsidR="005048DD">
        <w:rPr>
          <w:rFonts w:ascii="Calibri" w:eastAsia="Times New Roman" w:hAnsi="Calibri" w:cs="Arial"/>
          <w:szCs w:val="20"/>
          <w:lang w:val="en-US" w:eastAsia="it-IT"/>
        </w:rPr>
        <w:t>i.e.</w:t>
      </w:r>
      <w:proofErr w:type="gramEnd"/>
      <w:r w:rsidR="005048DD">
        <w:rPr>
          <w:rFonts w:ascii="Calibri" w:eastAsia="Times New Roman" w:hAnsi="Calibri" w:cs="Arial"/>
          <w:szCs w:val="20"/>
          <w:lang w:val="en-US" w:eastAsia="it-IT"/>
        </w:rPr>
        <w:t xml:space="preserve"> delete a wiki or move it or copy it, etc.)</w:t>
      </w:r>
    </w:p>
    <w:p w14:paraId="648DBC12" w14:textId="266947C3" w:rsidR="00B16BFB" w:rsidRPr="00B16BFB" w:rsidRDefault="00B16BFB" w:rsidP="00B16BFB">
      <w:pPr>
        <w:shd w:val="clear" w:color="auto" w:fill="FFFFFF"/>
        <w:spacing w:after="150"/>
        <w:rPr>
          <w:rFonts w:ascii="Calibri" w:eastAsia="Times New Roman" w:hAnsi="Calibri" w:cs="Arial"/>
          <w:szCs w:val="20"/>
          <w:lang w:val="en-US" w:eastAsia="it-IT"/>
        </w:rPr>
      </w:pPr>
      <w:r w:rsidRPr="00B16BFB">
        <w:rPr>
          <w:rFonts w:ascii="Calibri" w:eastAsia="Times New Roman" w:hAnsi="Calibri" w:cs="Arial"/>
          <w:b/>
          <w:bCs/>
          <w:szCs w:val="20"/>
          <w:lang w:val="en-US" w:eastAsia="it-IT"/>
        </w:rPr>
        <w:t>Orphan Pages</w:t>
      </w:r>
      <w:r w:rsidRPr="00B16BFB">
        <w:rPr>
          <w:rFonts w:ascii="Calibri" w:eastAsia="Times New Roman" w:hAnsi="Calibri" w:cs="Arial"/>
          <w:szCs w:val="20"/>
          <w:lang w:val="en-US" w:eastAsia="it-IT"/>
        </w:rPr>
        <w:t>: </w:t>
      </w:r>
      <w:r w:rsidR="00893ED4" w:rsidRPr="00B16BFB">
        <w:rPr>
          <w:rFonts w:ascii="Calibri" w:eastAsia="Times New Roman" w:hAnsi="Calibri" w:cs="Arial"/>
          <w:szCs w:val="20"/>
          <w:lang w:val="en-US" w:eastAsia="it-IT"/>
        </w:rPr>
        <w:t xml:space="preserve">which shows </w:t>
      </w:r>
      <w:r w:rsidRPr="00B16BFB">
        <w:rPr>
          <w:rFonts w:ascii="Calibri" w:eastAsia="Times New Roman" w:hAnsi="Calibri" w:cs="Arial"/>
          <w:szCs w:val="20"/>
          <w:lang w:val="en-US" w:eastAsia="it-IT"/>
        </w:rPr>
        <w:t xml:space="preserve">a list of pages that have no links to them. </w:t>
      </w:r>
    </w:p>
    <w:p w14:paraId="2C74EE7C" w14:textId="1F3F0144" w:rsidR="00B16BFB" w:rsidRPr="00B16BFB" w:rsidRDefault="00B16BFB" w:rsidP="00893ED4">
      <w:pPr>
        <w:shd w:val="clear" w:color="auto" w:fill="FFFFFF"/>
        <w:spacing w:after="150"/>
        <w:jc w:val="both"/>
        <w:rPr>
          <w:rFonts w:ascii="Calibri" w:eastAsia="Times New Roman" w:hAnsi="Calibri" w:cs="Arial"/>
          <w:szCs w:val="20"/>
          <w:lang w:val="en-US" w:eastAsia="it-IT"/>
        </w:rPr>
      </w:pPr>
      <w:r w:rsidRPr="00B16BFB">
        <w:rPr>
          <w:rFonts w:ascii="Calibri" w:eastAsia="Times New Roman" w:hAnsi="Calibri" w:cs="Arial"/>
          <w:b/>
          <w:bCs/>
          <w:szCs w:val="20"/>
          <w:lang w:val="en-US" w:eastAsia="it-IT"/>
        </w:rPr>
        <w:t>Draft Pages</w:t>
      </w:r>
      <w:r w:rsidRPr="00B16BFB">
        <w:rPr>
          <w:rFonts w:ascii="Calibri" w:eastAsia="Times New Roman" w:hAnsi="Calibri" w:cs="Arial"/>
          <w:szCs w:val="20"/>
          <w:lang w:val="en-US" w:eastAsia="it-IT"/>
        </w:rPr>
        <w:t>: </w:t>
      </w:r>
      <w:r w:rsidR="00893ED4" w:rsidRPr="00B16BFB">
        <w:rPr>
          <w:rFonts w:ascii="Calibri" w:eastAsia="Times New Roman" w:hAnsi="Calibri" w:cs="Arial"/>
          <w:szCs w:val="20"/>
          <w:lang w:val="en-US" w:eastAsia="it-IT"/>
        </w:rPr>
        <w:t xml:space="preserve">which shows </w:t>
      </w:r>
      <w:r w:rsidRPr="00B16BFB">
        <w:rPr>
          <w:rFonts w:ascii="Calibri" w:eastAsia="Times New Roman" w:hAnsi="Calibri" w:cs="Arial"/>
          <w:szCs w:val="20"/>
          <w:lang w:val="en-US" w:eastAsia="it-IT"/>
        </w:rPr>
        <w:t>a list of pages which have not yet been published. Users can edit pages and save their changes as drafts. They can come back later to finish their page changes and publish them once they have been approved.</w:t>
      </w:r>
    </w:p>
    <w:p w14:paraId="6CFE1852" w14:textId="0E2963EE" w:rsidR="00B16BFB" w:rsidRPr="00843D9B" w:rsidRDefault="00B16BFB" w:rsidP="00B16BFB">
      <w:pPr>
        <w:rPr>
          <w:rFonts w:ascii="Calibri" w:eastAsia="Batang" w:hAnsi="Calibri" w:cs="Arial"/>
          <w:szCs w:val="20"/>
          <w:lang w:val="en-US" w:eastAsia="ko-KR"/>
        </w:rPr>
      </w:pPr>
      <w:r w:rsidRPr="00843D9B">
        <w:rPr>
          <w:rFonts w:ascii="Calibri" w:eastAsia="Batang" w:hAnsi="Calibri" w:cs="Arial"/>
          <w:szCs w:val="20"/>
          <w:lang w:val="en-US" w:eastAsia="ko-KR"/>
        </w:rPr>
        <w:t xml:space="preserve">When </w:t>
      </w:r>
      <w:r w:rsidR="001C4394">
        <w:rPr>
          <w:rFonts w:ascii="Calibri" w:eastAsia="Batang" w:hAnsi="Calibri" w:cs="Arial"/>
          <w:szCs w:val="20"/>
          <w:lang w:val="en-US" w:eastAsia="ko-KR"/>
        </w:rPr>
        <w:t xml:space="preserve">the </w:t>
      </w:r>
      <w:r w:rsidRPr="00843D9B">
        <w:rPr>
          <w:rFonts w:ascii="Calibri" w:eastAsia="Batang" w:hAnsi="Calibri" w:cs="Arial"/>
          <w:szCs w:val="20"/>
          <w:lang w:val="en-US" w:eastAsia="ko-KR"/>
        </w:rPr>
        <w:t>user adds a page</w:t>
      </w:r>
      <w:r w:rsidR="003E18D7">
        <w:rPr>
          <w:rFonts w:ascii="Calibri" w:eastAsia="Batang" w:hAnsi="Calibri" w:cs="Arial"/>
          <w:szCs w:val="20"/>
          <w:lang w:val="en-US" w:eastAsia="ko-KR"/>
        </w:rPr>
        <w:t>,</w:t>
      </w:r>
      <w:r w:rsidRPr="00843D9B">
        <w:rPr>
          <w:rFonts w:ascii="Calibri" w:eastAsia="Batang" w:hAnsi="Calibri" w:cs="Arial"/>
          <w:szCs w:val="20"/>
          <w:lang w:val="en-US" w:eastAsia="ko-KR"/>
        </w:rPr>
        <w:t xml:space="preserve"> he </w:t>
      </w:r>
      <w:proofErr w:type="gramStart"/>
      <w:r w:rsidRPr="00843D9B">
        <w:rPr>
          <w:rFonts w:ascii="Calibri" w:eastAsia="Batang" w:hAnsi="Calibri" w:cs="Arial"/>
          <w:szCs w:val="20"/>
          <w:lang w:val="en-US" w:eastAsia="ko-KR"/>
        </w:rPr>
        <w:t>has to</w:t>
      </w:r>
      <w:proofErr w:type="gramEnd"/>
      <w:r w:rsidRPr="00843D9B">
        <w:rPr>
          <w:rFonts w:ascii="Calibri" w:eastAsia="Batang" w:hAnsi="Calibri" w:cs="Arial"/>
          <w:szCs w:val="20"/>
          <w:lang w:val="en-US" w:eastAsia="ko-KR"/>
        </w:rPr>
        <w:t xml:space="preserve"> complete </w:t>
      </w:r>
      <w:r w:rsidR="00893ED4">
        <w:rPr>
          <w:rFonts w:ascii="Calibri" w:eastAsia="Batang" w:hAnsi="Calibri" w:cs="Arial"/>
          <w:szCs w:val="20"/>
          <w:lang w:val="en-US" w:eastAsia="ko-KR"/>
        </w:rPr>
        <w:t xml:space="preserve">the </w:t>
      </w:r>
      <w:r w:rsidRPr="00843D9B">
        <w:rPr>
          <w:rFonts w:ascii="Calibri" w:eastAsia="Batang" w:hAnsi="Calibri" w:cs="Arial"/>
          <w:szCs w:val="20"/>
          <w:lang w:val="en-US" w:eastAsia="ko-KR"/>
        </w:rPr>
        <w:t>following sections</w:t>
      </w:r>
      <w:r w:rsidR="00893ED4">
        <w:rPr>
          <w:rFonts w:ascii="Calibri" w:eastAsia="Batang" w:hAnsi="Calibri" w:cs="Arial"/>
          <w:szCs w:val="20"/>
          <w:lang w:val="en-US" w:eastAsia="ko-KR"/>
        </w:rPr>
        <w:t>:</w:t>
      </w:r>
    </w:p>
    <w:p w14:paraId="6AF8012A" w14:textId="77777777" w:rsidR="00B16BFB" w:rsidRPr="00216532" w:rsidRDefault="00B16BFB" w:rsidP="00B16BFB">
      <w:pPr>
        <w:numPr>
          <w:ilvl w:val="0"/>
          <w:numId w:val="26"/>
        </w:numPr>
        <w:spacing w:before="120" w:after="120" w:line="240" w:lineRule="auto"/>
        <w:contextualSpacing/>
        <w:jc w:val="both"/>
        <w:rPr>
          <w:rFonts w:ascii="Calibri" w:eastAsia="Batang" w:hAnsi="Calibri" w:cs="Arial"/>
          <w:szCs w:val="20"/>
          <w:lang w:val="en-GB" w:eastAsia="ko-KR"/>
        </w:rPr>
      </w:pPr>
      <w:r w:rsidRPr="00216532">
        <w:rPr>
          <w:rFonts w:ascii="Calibri" w:eastAsia="Batang" w:hAnsi="Calibri" w:cs="Arial"/>
          <w:szCs w:val="20"/>
          <w:lang w:val="en-GB" w:eastAsia="ko-KR"/>
        </w:rPr>
        <w:t>Title (required)</w:t>
      </w:r>
    </w:p>
    <w:p w14:paraId="4751A05E" w14:textId="785C6A28" w:rsidR="00B16BFB" w:rsidRPr="00216532" w:rsidRDefault="00B16BFB" w:rsidP="00B16BFB">
      <w:pPr>
        <w:numPr>
          <w:ilvl w:val="0"/>
          <w:numId w:val="26"/>
        </w:numPr>
        <w:spacing w:before="120" w:after="120" w:line="240" w:lineRule="auto"/>
        <w:contextualSpacing/>
        <w:jc w:val="both"/>
        <w:rPr>
          <w:rFonts w:ascii="Calibri" w:eastAsia="Batang" w:hAnsi="Calibri" w:cs="Arial"/>
          <w:szCs w:val="20"/>
          <w:lang w:val="en-GB" w:eastAsia="ko-KR"/>
        </w:rPr>
      </w:pPr>
      <w:r>
        <w:rPr>
          <w:rFonts w:ascii="Calibri" w:eastAsia="Batang" w:hAnsi="Calibri" w:cs="Arial"/>
          <w:szCs w:val="20"/>
          <w:lang w:val="en-GB" w:eastAsia="ko-KR"/>
        </w:rPr>
        <w:t>C</w:t>
      </w:r>
      <w:r w:rsidRPr="00216532">
        <w:rPr>
          <w:rFonts w:ascii="Calibri" w:eastAsia="Batang" w:hAnsi="Calibri" w:cs="Arial"/>
          <w:szCs w:val="20"/>
          <w:lang w:val="en-GB" w:eastAsia="ko-KR"/>
        </w:rPr>
        <w:t xml:space="preserve">ontent </w:t>
      </w:r>
    </w:p>
    <w:p w14:paraId="21821695" w14:textId="77777777" w:rsidR="00B16BFB" w:rsidRPr="00216532" w:rsidRDefault="00B16BFB" w:rsidP="00B16BFB">
      <w:pPr>
        <w:numPr>
          <w:ilvl w:val="0"/>
          <w:numId w:val="26"/>
        </w:numPr>
        <w:spacing w:before="120" w:after="120" w:line="240" w:lineRule="auto"/>
        <w:contextualSpacing/>
        <w:jc w:val="both"/>
        <w:rPr>
          <w:rFonts w:ascii="Calibri" w:eastAsia="Batang" w:hAnsi="Calibri" w:cs="Arial"/>
          <w:szCs w:val="20"/>
          <w:lang w:val="en-GB" w:eastAsia="ko-KR"/>
        </w:rPr>
      </w:pPr>
      <w:r w:rsidRPr="00216532">
        <w:rPr>
          <w:rFonts w:ascii="Calibri" w:eastAsia="Batang" w:hAnsi="Calibri" w:cs="Arial"/>
          <w:szCs w:val="20"/>
          <w:lang w:val="en-GB" w:eastAsia="ko-KR"/>
        </w:rPr>
        <w:t>Categories and tags</w:t>
      </w:r>
    </w:p>
    <w:p w14:paraId="16A92334" w14:textId="540433D3" w:rsidR="00B16BFB" w:rsidRPr="00216532" w:rsidRDefault="00B16BFB" w:rsidP="00B16BFB">
      <w:pPr>
        <w:numPr>
          <w:ilvl w:val="0"/>
          <w:numId w:val="26"/>
        </w:numPr>
        <w:spacing w:before="120" w:after="120" w:line="240" w:lineRule="auto"/>
        <w:contextualSpacing/>
        <w:jc w:val="both"/>
        <w:rPr>
          <w:rFonts w:ascii="Calibri" w:eastAsia="Batang" w:hAnsi="Calibri" w:cs="Arial"/>
          <w:szCs w:val="20"/>
          <w:lang w:val="en-GB" w:eastAsia="ko-KR"/>
        </w:rPr>
      </w:pPr>
      <w:r w:rsidRPr="00216532">
        <w:rPr>
          <w:rFonts w:ascii="Calibri" w:eastAsia="Batang" w:hAnsi="Calibri" w:cs="Arial"/>
          <w:szCs w:val="20"/>
          <w:lang w:val="en-GB" w:eastAsia="ko-KR"/>
        </w:rPr>
        <w:t>Relate</w:t>
      </w:r>
      <w:r w:rsidR="00F026A3">
        <w:rPr>
          <w:rFonts w:ascii="Calibri" w:eastAsia="Batang" w:hAnsi="Calibri" w:cs="Arial"/>
          <w:szCs w:val="20"/>
          <w:lang w:val="en-GB" w:eastAsia="ko-KR"/>
        </w:rPr>
        <w:t>d</w:t>
      </w:r>
      <w:r w:rsidRPr="00216532">
        <w:rPr>
          <w:rFonts w:ascii="Calibri" w:eastAsia="Batang" w:hAnsi="Calibri" w:cs="Arial"/>
          <w:szCs w:val="20"/>
          <w:lang w:val="en-GB" w:eastAsia="ko-KR"/>
        </w:rPr>
        <w:t xml:space="preserve"> </w:t>
      </w:r>
      <w:r w:rsidR="00F026A3">
        <w:rPr>
          <w:rFonts w:ascii="Calibri" w:eastAsia="Batang" w:hAnsi="Calibri" w:cs="Arial"/>
          <w:szCs w:val="20"/>
          <w:lang w:val="en-GB" w:eastAsia="ko-KR"/>
        </w:rPr>
        <w:t>assets</w:t>
      </w:r>
    </w:p>
    <w:p w14:paraId="03DD6AE9" w14:textId="7673A4E4" w:rsidR="00B16BFB" w:rsidRDefault="00B16BFB" w:rsidP="00B23E57">
      <w:pPr>
        <w:rPr>
          <w:ins w:id="22" w:author="ENG" w:date="2022-02-14T16:04:00Z"/>
          <w:lang w:val="en-US" w:eastAsia="en-GB"/>
        </w:rPr>
      </w:pPr>
    </w:p>
    <w:p w14:paraId="2AEE8592" w14:textId="77777777" w:rsidR="00975809" w:rsidRDefault="00975809" w:rsidP="00975809">
      <w:pPr>
        <w:keepNext/>
      </w:pPr>
      <w:r>
        <w:rPr>
          <w:noProof/>
        </w:rPr>
        <w:drawing>
          <wp:inline distT="0" distB="0" distL="0" distR="0" wp14:anchorId="0ED3B3CF" wp14:editId="1FD5BCD3">
            <wp:extent cx="5731510" cy="2693670"/>
            <wp:effectExtent l="19050" t="19050" r="21590" b="1143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0">
                      <a:extLst>
                        <a:ext uri="{28A0092B-C50C-407E-A947-70E740481C1C}">
                          <a14:useLocalDpi xmlns:a14="http://schemas.microsoft.com/office/drawing/2010/main" val="0"/>
                        </a:ext>
                      </a:extLst>
                    </a:blip>
                    <a:stretch>
                      <a:fillRect/>
                    </a:stretch>
                  </pic:blipFill>
                  <pic:spPr>
                    <a:xfrm>
                      <a:off x="0" y="0"/>
                      <a:ext cx="5731510" cy="2693670"/>
                    </a:xfrm>
                    <a:prstGeom prst="rect">
                      <a:avLst/>
                    </a:prstGeom>
                    <a:ln>
                      <a:solidFill>
                        <a:schemeClr val="tx1"/>
                      </a:solidFill>
                    </a:ln>
                  </pic:spPr>
                </pic:pic>
              </a:graphicData>
            </a:graphic>
          </wp:inline>
        </w:drawing>
      </w:r>
    </w:p>
    <w:p w14:paraId="1B86EB49" w14:textId="150117A8" w:rsidR="00975809" w:rsidRDefault="00975809" w:rsidP="00975809">
      <w:pPr>
        <w:pStyle w:val="Didascalia"/>
      </w:pPr>
      <w:r>
        <w:t xml:space="preserve">Figure </w:t>
      </w:r>
      <w:r>
        <w:fldChar w:fldCharType="begin"/>
      </w:r>
      <w:r>
        <w:instrText xml:space="preserve"> SEQ Figure \* ARABIC </w:instrText>
      </w:r>
      <w:r>
        <w:fldChar w:fldCharType="separate"/>
      </w:r>
      <w:r w:rsidR="00A51BDE">
        <w:rPr>
          <w:noProof/>
        </w:rPr>
        <w:t>25</w:t>
      </w:r>
      <w:r>
        <w:fldChar w:fldCharType="end"/>
      </w:r>
      <w:r>
        <w:t xml:space="preserve"> All pages</w:t>
      </w:r>
    </w:p>
    <w:p w14:paraId="22E16BCB" w14:textId="4D2BF8A4" w:rsidR="005048DD" w:rsidRDefault="005048DD" w:rsidP="005048DD">
      <w:pPr>
        <w:keepNext/>
        <w:rPr>
          <w:ins w:id="23" w:author="ENG" w:date="2022-02-14T16:05:00Z"/>
        </w:rPr>
      </w:pPr>
      <w:ins w:id="24" w:author="ENG" w:date="2022-02-14T16:09:00Z">
        <w:r>
          <w:rPr>
            <w:noProof/>
          </w:rPr>
          <w:lastRenderedPageBreak/>
          <w:br w:type="textWrapping" w:clear="all"/>
        </w:r>
      </w:ins>
    </w:p>
    <w:p w14:paraId="21C5BF04" w14:textId="77777777" w:rsidR="00893ED4" w:rsidRDefault="00B16BFB" w:rsidP="00893ED4">
      <w:pPr>
        <w:keepNext/>
      </w:pPr>
      <w:r>
        <w:rPr>
          <w:noProof/>
          <w:lang w:val="en-US" w:eastAsia="en-GB"/>
        </w:rPr>
        <w:drawing>
          <wp:inline distT="0" distB="0" distL="0" distR="0" wp14:anchorId="0A18C368" wp14:editId="0818A6A4">
            <wp:extent cx="5725160" cy="2202815"/>
            <wp:effectExtent l="19050" t="19050" r="27940" b="2603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5160" cy="2202815"/>
                    </a:xfrm>
                    <a:prstGeom prst="rect">
                      <a:avLst/>
                    </a:prstGeom>
                    <a:noFill/>
                    <a:ln>
                      <a:solidFill>
                        <a:schemeClr val="bg1">
                          <a:lumMod val="50000"/>
                        </a:schemeClr>
                      </a:solidFill>
                    </a:ln>
                  </pic:spPr>
                </pic:pic>
              </a:graphicData>
            </a:graphic>
          </wp:inline>
        </w:drawing>
      </w:r>
    </w:p>
    <w:p w14:paraId="30792ECA" w14:textId="271CCF0A" w:rsidR="00B16BFB" w:rsidRDefault="00893ED4" w:rsidP="00893ED4">
      <w:pPr>
        <w:pStyle w:val="Didascalia"/>
      </w:pPr>
      <w:r>
        <w:t xml:space="preserve">Figure </w:t>
      </w:r>
      <w:r>
        <w:fldChar w:fldCharType="begin"/>
      </w:r>
      <w:r>
        <w:instrText xml:space="preserve"> SEQ Figure \* ARABIC </w:instrText>
      </w:r>
      <w:r>
        <w:fldChar w:fldCharType="separate"/>
      </w:r>
      <w:r w:rsidR="00A51BDE">
        <w:rPr>
          <w:noProof/>
        </w:rPr>
        <w:t>26</w:t>
      </w:r>
      <w:r>
        <w:fldChar w:fldCharType="end"/>
      </w:r>
      <w:r>
        <w:t xml:space="preserve"> Wiki detail</w:t>
      </w:r>
    </w:p>
    <w:p w14:paraId="3A280622" w14:textId="7A211F77" w:rsidR="0011114A" w:rsidRDefault="00B23E57" w:rsidP="00B23E57">
      <w:pPr>
        <w:pStyle w:val="Titolo3"/>
        <w:rPr>
          <w:rStyle w:val="normaltextrun"/>
        </w:rPr>
      </w:pPr>
      <w:bookmarkStart w:id="25" w:name="_Toc101342245"/>
      <w:r>
        <w:rPr>
          <w:rStyle w:val="normaltextrun"/>
        </w:rPr>
        <w:t>Catalogues</w:t>
      </w:r>
      <w:bookmarkEnd w:id="25"/>
    </w:p>
    <w:p w14:paraId="63C10EC4" w14:textId="6C5C4098" w:rsidR="00122050" w:rsidRPr="00122050" w:rsidRDefault="00122050" w:rsidP="00122050">
      <w:pPr>
        <w:jc w:val="both"/>
        <w:rPr>
          <w:lang w:val="en-GB" w:eastAsia="en-GB"/>
        </w:rPr>
      </w:pPr>
      <w:r>
        <w:rPr>
          <w:rFonts w:ascii="Calibri" w:eastAsia="Batang" w:hAnsi="Calibri"/>
          <w:szCs w:val="20"/>
          <w:lang w:val="en-US" w:eastAsia="ko-KR"/>
        </w:rPr>
        <w:t>All users, wh</w:t>
      </w:r>
      <w:r w:rsidR="00FB4AD2">
        <w:rPr>
          <w:rFonts w:ascii="Calibri" w:eastAsia="Batang" w:hAnsi="Calibri"/>
          <w:szCs w:val="20"/>
          <w:lang w:val="en-US" w:eastAsia="ko-KR"/>
        </w:rPr>
        <w:t>o</w:t>
      </w:r>
      <w:r>
        <w:rPr>
          <w:rFonts w:ascii="Calibri" w:eastAsia="Batang" w:hAnsi="Calibri"/>
          <w:szCs w:val="20"/>
          <w:lang w:val="en-US" w:eastAsia="ko-KR"/>
        </w:rPr>
        <w:t xml:space="preserve"> access to the </w:t>
      </w:r>
      <w:r w:rsidR="00F663F6">
        <w:rPr>
          <w:rFonts w:ascii="Calibri" w:eastAsia="Batang" w:hAnsi="Calibri"/>
          <w:szCs w:val="20"/>
          <w:lang w:val="en-US" w:eastAsia="ko-KR"/>
        </w:rPr>
        <w:t xml:space="preserve">SOCS </w:t>
      </w:r>
      <w:r>
        <w:rPr>
          <w:rFonts w:ascii="Calibri" w:eastAsia="Batang" w:hAnsi="Calibri"/>
          <w:szCs w:val="20"/>
          <w:lang w:val="en-US" w:eastAsia="ko-KR"/>
        </w:rPr>
        <w:t xml:space="preserve">workspace, have the possibility to view all the </w:t>
      </w:r>
      <w:proofErr w:type="spellStart"/>
      <w:r>
        <w:rPr>
          <w:rFonts w:ascii="Calibri" w:eastAsia="Batang" w:hAnsi="Calibri"/>
          <w:szCs w:val="20"/>
          <w:lang w:val="en-US" w:eastAsia="ko-KR"/>
        </w:rPr>
        <w:t>organisations</w:t>
      </w:r>
      <w:proofErr w:type="spellEnd"/>
      <w:r>
        <w:rPr>
          <w:rFonts w:ascii="Calibri" w:eastAsia="Batang" w:hAnsi="Calibri"/>
          <w:szCs w:val="20"/>
          <w:lang w:val="en-US" w:eastAsia="ko-KR"/>
        </w:rPr>
        <w:t xml:space="preserve">, </w:t>
      </w:r>
      <w:proofErr w:type="gramStart"/>
      <w:r>
        <w:rPr>
          <w:rFonts w:ascii="Calibri" w:eastAsia="Batang" w:hAnsi="Calibri"/>
          <w:szCs w:val="20"/>
          <w:lang w:val="en-US" w:eastAsia="ko-KR"/>
        </w:rPr>
        <w:t>farms</w:t>
      </w:r>
      <w:proofErr w:type="gramEnd"/>
      <w:r>
        <w:rPr>
          <w:rFonts w:ascii="Calibri" w:eastAsia="Batang" w:hAnsi="Calibri"/>
          <w:szCs w:val="20"/>
          <w:lang w:val="en-US" w:eastAsia="ko-KR"/>
        </w:rPr>
        <w:t xml:space="preserve"> and </w:t>
      </w:r>
      <w:proofErr w:type="spellStart"/>
      <w:r>
        <w:rPr>
          <w:rFonts w:ascii="Calibri" w:eastAsia="Batang" w:hAnsi="Calibri"/>
          <w:szCs w:val="20"/>
          <w:lang w:val="en-US" w:eastAsia="ko-KR"/>
        </w:rPr>
        <w:t>agri</w:t>
      </w:r>
      <w:proofErr w:type="spellEnd"/>
      <w:r>
        <w:rPr>
          <w:rFonts w:ascii="Calibri" w:eastAsia="Batang" w:hAnsi="Calibri"/>
          <w:szCs w:val="20"/>
          <w:lang w:val="en-US" w:eastAsia="ko-KR"/>
        </w:rPr>
        <w:t>-trials (or pilots)</w:t>
      </w:r>
      <w:r w:rsidR="008006BC">
        <w:rPr>
          <w:rFonts w:ascii="Calibri" w:eastAsia="Batang" w:hAnsi="Calibri"/>
          <w:szCs w:val="20"/>
          <w:lang w:val="en-US" w:eastAsia="ko-KR"/>
        </w:rPr>
        <w:t xml:space="preserve"> information collected in the catalogues. The user</w:t>
      </w:r>
      <w:r w:rsidR="00511279">
        <w:rPr>
          <w:rFonts w:ascii="Calibri" w:eastAsia="Batang" w:hAnsi="Calibri"/>
          <w:szCs w:val="20"/>
          <w:lang w:val="en-US" w:eastAsia="ko-KR"/>
        </w:rPr>
        <w:t>,</w:t>
      </w:r>
      <w:r w:rsidR="008006BC">
        <w:rPr>
          <w:rFonts w:ascii="Calibri" w:eastAsia="Batang" w:hAnsi="Calibri"/>
          <w:szCs w:val="20"/>
          <w:lang w:val="en-US" w:eastAsia="ko-KR"/>
        </w:rPr>
        <w:t xml:space="preserve"> who wants to become </w:t>
      </w:r>
      <w:r w:rsidR="00FB4AD2">
        <w:rPr>
          <w:rFonts w:ascii="Calibri" w:eastAsia="Batang" w:hAnsi="Calibri"/>
          <w:szCs w:val="20"/>
          <w:lang w:val="en-US" w:eastAsia="ko-KR"/>
        </w:rPr>
        <w:t>author (owner)</w:t>
      </w:r>
      <w:r w:rsidR="008006BC">
        <w:rPr>
          <w:rFonts w:ascii="Calibri" w:eastAsia="Batang" w:hAnsi="Calibri"/>
          <w:szCs w:val="20"/>
          <w:lang w:val="en-US" w:eastAsia="ko-KR"/>
        </w:rPr>
        <w:t xml:space="preserve"> of </w:t>
      </w:r>
      <w:r w:rsidR="00511279">
        <w:rPr>
          <w:rFonts w:ascii="Calibri" w:eastAsia="Batang" w:hAnsi="Calibri"/>
          <w:szCs w:val="20"/>
          <w:lang w:val="en-US" w:eastAsia="ko-KR"/>
        </w:rPr>
        <w:t>his own organisation (or farm or pilot)</w:t>
      </w:r>
      <w:r w:rsidR="00EA3433">
        <w:rPr>
          <w:rFonts w:ascii="Calibri" w:eastAsia="Batang" w:hAnsi="Calibri"/>
          <w:szCs w:val="20"/>
          <w:lang w:val="en-US" w:eastAsia="ko-KR"/>
        </w:rPr>
        <w:t xml:space="preserve"> in order to create or modify it</w:t>
      </w:r>
      <w:r w:rsidR="00511279">
        <w:rPr>
          <w:rFonts w:ascii="Calibri" w:eastAsia="Batang" w:hAnsi="Calibri"/>
          <w:szCs w:val="20"/>
          <w:lang w:val="en-US" w:eastAsia="ko-KR"/>
        </w:rPr>
        <w:t>,</w:t>
      </w:r>
      <w:r w:rsidR="00EA3433">
        <w:rPr>
          <w:rFonts w:ascii="Calibri" w:eastAsia="Batang" w:hAnsi="Calibri"/>
          <w:szCs w:val="20"/>
          <w:lang w:val="en-US" w:eastAsia="ko-KR"/>
        </w:rPr>
        <w:t xml:space="preserve"> has to send an email to</w:t>
      </w:r>
      <w:r w:rsidR="00071171">
        <w:rPr>
          <w:rFonts w:ascii="Calibri" w:eastAsia="Batang" w:hAnsi="Calibri"/>
          <w:szCs w:val="20"/>
          <w:lang w:val="en-US" w:eastAsia="ko-KR"/>
        </w:rPr>
        <w:t xml:space="preserve"> </w:t>
      </w:r>
      <w:hyperlink r:id="rId42" w:tgtFrame="_blank" w:history="1">
        <w:r w:rsidR="00071171" w:rsidRPr="004D5FA2">
          <w:rPr>
            <w:rStyle w:val="Collegamentoipertestuale"/>
            <w:rFonts w:cs="Calibri"/>
            <w:bdr w:val="none" w:sz="0" w:space="0" w:color="auto" w:frame="1"/>
            <w:shd w:val="clear" w:color="auto" w:fill="FFFFFF"/>
          </w:rPr>
          <w:t>SOCS_operator@h2020-demeter.eu</w:t>
        </w:r>
      </w:hyperlink>
      <w:r w:rsidR="00071171">
        <w:rPr>
          <w:rStyle w:val="Collegamentoipertestuale"/>
          <w:rFonts w:ascii="Calibri" w:hAnsi="Calibri" w:cs="Calibri"/>
          <w:bdr w:val="none" w:sz="0" w:space="0" w:color="auto" w:frame="1"/>
          <w:shd w:val="clear" w:color="auto" w:fill="FFFFFF"/>
          <w:lang w:val="en-GB"/>
        </w:rPr>
        <w:t>.</w:t>
      </w:r>
      <w:r w:rsidR="00EA3433">
        <w:rPr>
          <w:rFonts w:ascii="Calibri" w:eastAsia="Batang" w:hAnsi="Calibri"/>
          <w:szCs w:val="20"/>
          <w:lang w:val="en-US" w:eastAsia="ko-KR"/>
        </w:rPr>
        <w:t xml:space="preserve"> </w:t>
      </w:r>
      <w:r w:rsidR="00F663F6">
        <w:rPr>
          <w:rFonts w:ascii="Calibri" w:eastAsia="Batang" w:hAnsi="Calibri"/>
          <w:szCs w:val="20"/>
          <w:lang w:val="en-US" w:eastAsia="ko-KR"/>
        </w:rPr>
        <w:t>T</w:t>
      </w:r>
      <w:r w:rsidR="00FB4AD2">
        <w:rPr>
          <w:rFonts w:ascii="Calibri" w:eastAsia="Batang" w:hAnsi="Calibri"/>
          <w:szCs w:val="20"/>
          <w:lang w:val="en-US" w:eastAsia="ko-KR"/>
        </w:rPr>
        <w:t>he author</w:t>
      </w:r>
      <w:r w:rsidR="00311258">
        <w:rPr>
          <w:rFonts w:ascii="Calibri" w:eastAsia="Batang" w:hAnsi="Calibri"/>
          <w:szCs w:val="20"/>
          <w:lang w:val="en-US" w:eastAsia="ko-KR"/>
        </w:rPr>
        <w:t>,</w:t>
      </w:r>
      <w:r w:rsidR="00FB4AD2">
        <w:rPr>
          <w:rFonts w:ascii="Calibri" w:eastAsia="Batang" w:hAnsi="Calibri"/>
          <w:szCs w:val="20"/>
          <w:lang w:val="en-US" w:eastAsia="ko-KR"/>
        </w:rPr>
        <w:t xml:space="preserve"> </w:t>
      </w:r>
      <w:r w:rsidR="00F663F6">
        <w:rPr>
          <w:rFonts w:ascii="Calibri" w:eastAsia="Batang" w:hAnsi="Calibri"/>
          <w:szCs w:val="20"/>
          <w:lang w:val="en-US" w:eastAsia="ko-KR"/>
        </w:rPr>
        <w:t xml:space="preserve">who </w:t>
      </w:r>
      <w:r w:rsidR="00FB4AD2">
        <w:rPr>
          <w:rFonts w:ascii="Calibri" w:eastAsia="Batang" w:hAnsi="Calibri"/>
          <w:szCs w:val="20"/>
          <w:lang w:val="en-US" w:eastAsia="ko-KR"/>
        </w:rPr>
        <w:t>creates his</w:t>
      </w:r>
      <w:r w:rsidR="00F663F6">
        <w:rPr>
          <w:rFonts w:ascii="Calibri" w:eastAsia="Batang" w:hAnsi="Calibri"/>
          <w:szCs w:val="20"/>
          <w:lang w:val="en-US" w:eastAsia="ko-KR"/>
        </w:rPr>
        <w:t xml:space="preserve"> own</w:t>
      </w:r>
      <w:r w:rsidR="00FB4AD2">
        <w:rPr>
          <w:rFonts w:ascii="Calibri" w:eastAsia="Batang" w:hAnsi="Calibri"/>
          <w:szCs w:val="20"/>
          <w:lang w:val="en-US" w:eastAsia="ko-KR"/>
        </w:rPr>
        <w:t xml:space="preserve"> organisation (or farm or pilot)</w:t>
      </w:r>
      <w:r w:rsidR="00F663F6">
        <w:rPr>
          <w:rFonts w:ascii="Calibri" w:eastAsia="Batang" w:hAnsi="Calibri"/>
          <w:szCs w:val="20"/>
          <w:lang w:val="en-US" w:eastAsia="ko-KR"/>
        </w:rPr>
        <w:t xml:space="preserve">, </w:t>
      </w:r>
      <w:r w:rsidR="00FB4AD2">
        <w:rPr>
          <w:rFonts w:ascii="Calibri" w:eastAsia="Batang" w:hAnsi="Calibri"/>
          <w:szCs w:val="20"/>
          <w:lang w:val="en-US" w:eastAsia="ko-KR"/>
        </w:rPr>
        <w:t xml:space="preserve">can add a co-editor </w:t>
      </w:r>
      <w:r w:rsidR="00F663F6">
        <w:rPr>
          <w:rFonts w:ascii="Calibri" w:eastAsia="Batang" w:hAnsi="Calibri"/>
          <w:szCs w:val="20"/>
          <w:lang w:val="en-US" w:eastAsia="ko-KR"/>
        </w:rPr>
        <w:t>who will also be able to edit it.</w:t>
      </w:r>
    </w:p>
    <w:p w14:paraId="2C802942" w14:textId="476B8F4E" w:rsidR="0011114A" w:rsidRDefault="00B23E57" w:rsidP="00B23E57">
      <w:pPr>
        <w:pStyle w:val="Titolo4"/>
        <w:rPr>
          <w:rStyle w:val="normaltextrun"/>
        </w:rPr>
      </w:pPr>
      <w:r>
        <w:rPr>
          <w:rStyle w:val="normaltextrun"/>
        </w:rPr>
        <w:t>Organisations</w:t>
      </w:r>
    </w:p>
    <w:p w14:paraId="163F7596" w14:textId="77777777" w:rsidR="00E35B0C" w:rsidRDefault="00551BA2" w:rsidP="004C4A09">
      <w:pPr>
        <w:jc w:val="both"/>
        <w:rPr>
          <w:rFonts w:ascii="Calibri" w:eastAsia="Batang" w:hAnsi="Calibri"/>
          <w:szCs w:val="20"/>
          <w:lang w:val="en-US" w:eastAsia="ko-KR"/>
        </w:rPr>
      </w:pPr>
      <w:r w:rsidRPr="00843D9B">
        <w:rPr>
          <w:rFonts w:ascii="Calibri" w:eastAsia="Batang" w:hAnsi="Calibri"/>
          <w:szCs w:val="20"/>
          <w:lang w:val="en-US" w:eastAsia="ko-KR"/>
        </w:rPr>
        <w:t>The application allows users to search for organizations, looking them up from the registered entities of the portal, and retrieving the full descriptions and details.</w:t>
      </w:r>
      <w:r w:rsidR="00E35B0C">
        <w:rPr>
          <w:rFonts w:ascii="Calibri" w:eastAsia="Batang" w:hAnsi="Calibri"/>
          <w:szCs w:val="20"/>
          <w:lang w:val="en-US" w:eastAsia="ko-KR"/>
        </w:rPr>
        <w:t xml:space="preserve"> The Search functionality allows to search for key words.</w:t>
      </w:r>
    </w:p>
    <w:p w14:paraId="04657649" w14:textId="079FEA52" w:rsidR="00551BA2" w:rsidRDefault="00FF34FE" w:rsidP="004C4A09">
      <w:pPr>
        <w:jc w:val="both"/>
        <w:rPr>
          <w:rFonts w:ascii="Calibri" w:eastAsia="Batang" w:hAnsi="Calibri"/>
          <w:szCs w:val="20"/>
          <w:lang w:val="en-US" w:eastAsia="ko-KR"/>
        </w:rPr>
      </w:pPr>
      <w:r>
        <w:rPr>
          <w:rFonts w:ascii="Calibri" w:eastAsia="Batang" w:hAnsi="Calibri"/>
          <w:szCs w:val="20"/>
          <w:lang w:val="en-US" w:eastAsia="ko-KR"/>
        </w:rPr>
        <w:t xml:space="preserve">Once you have accessed to the Organisation application </w:t>
      </w:r>
      <w:r w:rsidR="00F7364B">
        <w:rPr>
          <w:rFonts w:ascii="Calibri" w:eastAsia="Batang" w:hAnsi="Calibri"/>
          <w:szCs w:val="20"/>
          <w:lang w:val="en-US" w:eastAsia="ko-KR"/>
        </w:rPr>
        <w:t>the user can see</w:t>
      </w:r>
      <w:r>
        <w:rPr>
          <w:rFonts w:ascii="Calibri" w:eastAsia="Batang" w:hAnsi="Calibri"/>
          <w:szCs w:val="20"/>
          <w:lang w:val="en-US" w:eastAsia="ko-KR"/>
        </w:rPr>
        <w:t xml:space="preserve"> a list of </w:t>
      </w:r>
      <w:proofErr w:type="spellStart"/>
      <w:r>
        <w:rPr>
          <w:rFonts w:ascii="Calibri" w:eastAsia="Batang" w:hAnsi="Calibri"/>
          <w:szCs w:val="20"/>
          <w:lang w:val="en-US" w:eastAsia="ko-KR"/>
        </w:rPr>
        <w:t>organisations</w:t>
      </w:r>
      <w:proofErr w:type="spellEnd"/>
      <w:r>
        <w:rPr>
          <w:rFonts w:ascii="Calibri" w:eastAsia="Batang" w:hAnsi="Calibri"/>
          <w:szCs w:val="20"/>
          <w:lang w:val="en-US" w:eastAsia="ko-KR"/>
        </w:rPr>
        <w:t xml:space="preserve"> in a card view</w:t>
      </w:r>
      <w:r w:rsidR="00F7364B">
        <w:rPr>
          <w:rFonts w:ascii="Calibri" w:eastAsia="Batang" w:hAnsi="Calibri"/>
          <w:szCs w:val="20"/>
          <w:lang w:val="en-US" w:eastAsia="ko-KR"/>
        </w:rPr>
        <w:t xml:space="preserve"> (</w:t>
      </w:r>
      <w:r w:rsidR="00F7364B">
        <w:rPr>
          <w:rFonts w:ascii="Calibri" w:eastAsia="Batang" w:hAnsi="Calibri"/>
          <w:szCs w:val="20"/>
          <w:lang w:val="en-US" w:eastAsia="ko-KR"/>
        </w:rPr>
        <w:fldChar w:fldCharType="begin"/>
      </w:r>
      <w:r w:rsidR="00F7364B">
        <w:rPr>
          <w:rFonts w:ascii="Calibri" w:eastAsia="Batang" w:hAnsi="Calibri"/>
          <w:szCs w:val="20"/>
          <w:lang w:val="en-US" w:eastAsia="ko-KR"/>
        </w:rPr>
        <w:instrText xml:space="preserve"> REF _Ref106377398 \h </w:instrText>
      </w:r>
      <w:r w:rsidR="00F7364B">
        <w:rPr>
          <w:rFonts w:ascii="Calibri" w:eastAsia="Batang" w:hAnsi="Calibri"/>
          <w:szCs w:val="20"/>
          <w:lang w:val="en-US" w:eastAsia="ko-KR"/>
        </w:rPr>
      </w:r>
      <w:r w:rsidR="00F7364B">
        <w:rPr>
          <w:rFonts w:ascii="Calibri" w:eastAsia="Batang" w:hAnsi="Calibri"/>
          <w:szCs w:val="20"/>
          <w:lang w:val="en-US" w:eastAsia="ko-KR"/>
        </w:rPr>
        <w:fldChar w:fldCharType="separate"/>
      </w:r>
      <w:r w:rsidR="00311258">
        <w:t xml:space="preserve">Figure </w:t>
      </w:r>
      <w:r w:rsidR="00311258">
        <w:rPr>
          <w:noProof/>
        </w:rPr>
        <w:t>27</w:t>
      </w:r>
      <w:r w:rsidR="00F7364B">
        <w:rPr>
          <w:rFonts w:ascii="Calibri" w:eastAsia="Batang" w:hAnsi="Calibri"/>
          <w:szCs w:val="20"/>
          <w:lang w:val="en-US" w:eastAsia="ko-KR"/>
        </w:rPr>
        <w:fldChar w:fldCharType="end"/>
      </w:r>
      <w:r w:rsidR="00F7364B">
        <w:rPr>
          <w:rFonts w:ascii="Calibri" w:eastAsia="Batang" w:hAnsi="Calibri"/>
          <w:szCs w:val="20"/>
          <w:lang w:val="en-US" w:eastAsia="ko-KR"/>
        </w:rPr>
        <w:t>)</w:t>
      </w:r>
      <w:r>
        <w:rPr>
          <w:rFonts w:ascii="Calibri" w:eastAsia="Batang" w:hAnsi="Calibri"/>
          <w:szCs w:val="20"/>
          <w:lang w:val="en-US" w:eastAsia="ko-KR"/>
        </w:rPr>
        <w:t xml:space="preserve"> or</w:t>
      </w:r>
      <w:r w:rsidR="00E35B0C">
        <w:rPr>
          <w:rFonts w:ascii="Calibri" w:eastAsia="Batang" w:hAnsi="Calibri"/>
          <w:szCs w:val="20"/>
          <w:lang w:val="en-US" w:eastAsia="ko-KR"/>
        </w:rPr>
        <w:t xml:space="preserve"> in a</w:t>
      </w:r>
      <w:r>
        <w:rPr>
          <w:rFonts w:ascii="Calibri" w:eastAsia="Batang" w:hAnsi="Calibri"/>
          <w:szCs w:val="20"/>
          <w:lang w:val="en-US" w:eastAsia="ko-KR"/>
        </w:rPr>
        <w:t xml:space="preserve"> </w:t>
      </w:r>
      <w:proofErr w:type="spellStart"/>
      <w:r>
        <w:rPr>
          <w:rFonts w:ascii="Calibri" w:eastAsia="Batang" w:hAnsi="Calibri"/>
          <w:szCs w:val="20"/>
          <w:lang w:val="en-US" w:eastAsia="ko-KR"/>
        </w:rPr>
        <w:t>map&amp;table</w:t>
      </w:r>
      <w:proofErr w:type="spellEnd"/>
      <w:r>
        <w:rPr>
          <w:rFonts w:ascii="Calibri" w:eastAsia="Batang" w:hAnsi="Calibri"/>
          <w:szCs w:val="20"/>
          <w:lang w:val="en-US" w:eastAsia="ko-KR"/>
        </w:rPr>
        <w:t xml:space="preserve"> view</w:t>
      </w:r>
      <w:r w:rsidR="008637A7">
        <w:rPr>
          <w:rFonts w:ascii="Calibri" w:eastAsia="Batang" w:hAnsi="Calibri"/>
          <w:szCs w:val="20"/>
          <w:lang w:val="en-US" w:eastAsia="ko-KR"/>
        </w:rPr>
        <w:t xml:space="preserve"> (</w:t>
      </w:r>
      <w:r w:rsidR="008637A7">
        <w:rPr>
          <w:rFonts w:ascii="Calibri" w:eastAsia="Batang" w:hAnsi="Calibri"/>
          <w:szCs w:val="20"/>
          <w:lang w:val="en-US" w:eastAsia="ko-KR"/>
        </w:rPr>
        <w:fldChar w:fldCharType="begin"/>
      </w:r>
      <w:r w:rsidR="008637A7">
        <w:rPr>
          <w:rFonts w:ascii="Calibri" w:eastAsia="Batang" w:hAnsi="Calibri"/>
          <w:szCs w:val="20"/>
          <w:lang w:val="en-US" w:eastAsia="ko-KR"/>
        </w:rPr>
        <w:instrText xml:space="preserve"> REF _Ref106377190 \h </w:instrText>
      </w:r>
      <w:r w:rsidR="008637A7">
        <w:rPr>
          <w:rFonts w:ascii="Calibri" w:eastAsia="Batang" w:hAnsi="Calibri"/>
          <w:szCs w:val="20"/>
          <w:lang w:val="en-US" w:eastAsia="ko-KR"/>
        </w:rPr>
      </w:r>
      <w:r w:rsidR="008637A7">
        <w:rPr>
          <w:rFonts w:ascii="Calibri" w:eastAsia="Batang" w:hAnsi="Calibri"/>
          <w:szCs w:val="20"/>
          <w:lang w:val="en-US" w:eastAsia="ko-KR"/>
        </w:rPr>
        <w:fldChar w:fldCharType="separate"/>
      </w:r>
      <w:r w:rsidR="00311258">
        <w:t xml:space="preserve">Figure </w:t>
      </w:r>
      <w:r w:rsidR="00311258">
        <w:rPr>
          <w:noProof/>
        </w:rPr>
        <w:t>28</w:t>
      </w:r>
      <w:r w:rsidR="008637A7">
        <w:rPr>
          <w:rFonts w:ascii="Calibri" w:eastAsia="Batang" w:hAnsi="Calibri"/>
          <w:szCs w:val="20"/>
          <w:lang w:val="en-US" w:eastAsia="ko-KR"/>
        </w:rPr>
        <w:fldChar w:fldCharType="end"/>
      </w:r>
      <w:r w:rsidR="008637A7">
        <w:rPr>
          <w:rFonts w:ascii="Calibri" w:eastAsia="Batang" w:hAnsi="Calibri"/>
          <w:szCs w:val="20"/>
          <w:lang w:val="en-US" w:eastAsia="ko-KR"/>
        </w:rPr>
        <w:t>)</w:t>
      </w:r>
      <w:r>
        <w:rPr>
          <w:rFonts w:ascii="Calibri" w:eastAsia="Batang" w:hAnsi="Calibri"/>
          <w:szCs w:val="20"/>
          <w:lang w:val="en-US" w:eastAsia="ko-KR"/>
        </w:rPr>
        <w:t>.</w:t>
      </w:r>
      <w:r w:rsidR="008637A7">
        <w:rPr>
          <w:rFonts w:ascii="Calibri" w:eastAsia="Batang" w:hAnsi="Calibri"/>
          <w:szCs w:val="20"/>
          <w:lang w:val="en-US" w:eastAsia="ko-KR"/>
        </w:rPr>
        <w:t xml:space="preserve"> </w:t>
      </w:r>
      <w:r w:rsidR="00311258">
        <w:rPr>
          <w:rFonts w:ascii="Calibri" w:eastAsia="Batang" w:hAnsi="Calibri"/>
          <w:szCs w:val="20"/>
          <w:lang w:val="en-US" w:eastAsia="ko-KR"/>
        </w:rPr>
        <w:t>To access to the detailed view of an organisation, the user can click on the</w:t>
      </w:r>
      <w:r w:rsidR="00821FF3">
        <w:rPr>
          <w:rFonts w:ascii="Calibri" w:eastAsia="Batang" w:hAnsi="Calibri"/>
          <w:szCs w:val="20"/>
          <w:lang w:val="en-US" w:eastAsia="ko-KR"/>
        </w:rPr>
        <w:t xml:space="preserve"> organisation card (</w:t>
      </w:r>
      <w:r w:rsidR="00BA6AF8">
        <w:rPr>
          <w:rFonts w:ascii="Calibri" w:eastAsia="Batang" w:hAnsi="Calibri"/>
          <w:szCs w:val="20"/>
          <w:lang w:val="en-US" w:eastAsia="ko-KR"/>
        </w:rPr>
        <w:t>c</w:t>
      </w:r>
      <w:r w:rsidR="00821FF3">
        <w:rPr>
          <w:rFonts w:ascii="Calibri" w:eastAsia="Batang" w:hAnsi="Calibri"/>
          <w:szCs w:val="20"/>
          <w:lang w:val="en-US" w:eastAsia="ko-KR"/>
        </w:rPr>
        <w:t>ard</w:t>
      </w:r>
      <w:r w:rsidR="00BA6AF8">
        <w:rPr>
          <w:rFonts w:ascii="Calibri" w:eastAsia="Batang" w:hAnsi="Calibri"/>
          <w:szCs w:val="20"/>
          <w:lang w:val="en-US" w:eastAsia="ko-KR"/>
        </w:rPr>
        <w:t>s</w:t>
      </w:r>
      <w:r w:rsidR="00821FF3">
        <w:rPr>
          <w:rFonts w:ascii="Calibri" w:eastAsia="Batang" w:hAnsi="Calibri"/>
          <w:szCs w:val="20"/>
          <w:lang w:val="en-US" w:eastAsia="ko-KR"/>
        </w:rPr>
        <w:t xml:space="preserve"> view)</w:t>
      </w:r>
      <w:r w:rsidR="00BA6AF8">
        <w:rPr>
          <w:rFonts w:ascii="Calibri" w:eastAsia="Batang" w:hAnsi="Calibri"/>
          <w:szCs w:val="20"/>
          <w:lang w:val="en-US" w:eastAsia="ko-KR"/>
        </w:rPr>
        <w:t xml:space="preserve"> or</w:t>
      </w:r>
      <w:r w:rsidR="00821FF3">
        <w:rPr>
          <w:rFonts w:ascii="Calibri" w:eastAsia="Batang" w:hAnsi="Calibri"/>
          <w:szCs w:val="20"/>
          <w:lang w:val="en-US" w:eastAsia="ko-KR"/>
        </w:rPr>
        <w:t xml:space="preserve"> on the</w:t>
      </w:r>
      <w:r w:rsidR="00311258">
        <w:rPr>
          <w:rFonts w:ascii="Calibri" w:eastAsia="Batang" w:hAnsi="Calibri"/>
          <w:szCs w:val="20"/>
          <w:lang w:val="en-US" w:eastAsia="ko-KR"/>
        </w:rPr>
        <w:t xml:space="preserve"> eye icon in the list </w:t>
      </w:r>
      <w:r w:rsidR="00821FF3">
        <w:rPr>
          <w:rFonts w:ascii="Calibri" w:eastAsia="Batang" w:hAnsi="Calibri"/>
          <w:szCs w:val="20"/>
          <w:lang w:val="en-US" w:eastAsia="ko-KR"/>
        </w:rPr>
        <w:t xml:space="preserve">within the </w:t>
      </w:r>
      <w:proofErr w:type="spellStart"/>
      <w:r w:rsidR="00821FF3">
        <w:rPr>
          <w:rFonts w:ascii="Calibri" w:eastAsia="Batang" w:hAnsi="Calibri"/>
          <w:szCs w:val="20"/>
          <w:lang w:val="en-US" w:eastAsia="ko-KR"/>
        </w:rPr>
        <w:t>map&amp;table</w:t>
      </w:r>
      <w:proofErr w:type="spellEnd"/>
      <w:r w:rsidR="00821FF3">
        <w:rPr>
          <w:rFonts w:ascii="Calibri" w:eastAsia="Batang" w:hAnsi="Calibri"/>
          <w:szCs w:val="20"/>
          <w:lang w:val="en-US" w:eastAsia="ko-KR"/>
        </w:rPr>
        <w:t xml:space="preserve"> view</w:t>
      </w:r>
      <w:r w:rsidR="00311258">
        <w:rPr>
          <w:rFonts w:ascii="Calibri" w:eastAsia="Batang" w:hAnsi="Calibri"/>
          <w:szCs w:val="20"/>
          <w:lang w:val="en-US" w:eastAsia="ko-KR"/>
        </w:rPr>
        <w:t xml:space="preserve">. </w:t>
      </w:r>
      <w:r w:rsidR="008637A7">
        <w:rPr>
          <w:rFonts w:ascii="Calibri" w:eastAsia="Batang" w:hAnsi="Calibri"/>
          <w:szCs w:val="20"/>
          <w:lang w:val="en-US" w:eastAsia="ko-KR"/>
        </w:rPr>
        <w:t>The different view</w:t>
      </w:r>
      <w:r w:rsidR="00F663F6">
        <w:rPr>
          <w:rFonts w:ascii="Calibri" w:eastAsia="Batang" w:hAnsi="Calibri"/>
          <w:szCs w:val="20"/>
          <w:lang w:val="en-US" w:eastAsia="ko-KR"/>
        </w:rPr>
        <w:t>s</w:t>
      </w:r>
      <w:r w:rsidR="008637A7">
        <w:rPr>
          <w:rFonts w:ascii="Calibri" w:eastAsia="Batang" w:hAnsi="Calibri"/>
          <w:szCs w:val="20"/>
          <w:lang w:val="en-US" w:eastAsia="ko-KR"/>
        </w:rPr>
        <w:t xml:space="preserve"> can be setup just from the admin.</w:t>
      </w:r>
      <w:r>
        <w:rPr>
          <w:rFonts w:ascii="Calibri" w:eastAsia="Batang" w:hAnsi="Calibri"/>
          <w:szCs w:val="20"/>
          <w:lang w:val="en-US" w:eastAsia="ko-KR"/>
        </w:rPr>
        <w:t xml:space="preserve"> </w:t>
      </w:r>
    </w:p>
    <w:p w14:paraId="6FAC330E" w14:textId="0FCFF28D" w:rsidR="00D217D3" w:rsidRDefault="00D217D3" w:rsidP="004C4A09">
      <w:pPr>
        <w:jc w:val="both"/>
        <w:rPr>
          <w:rFonts w:ascii="Calibri" w:eastAsia="Batang" w:hAnsi="Calibri"/>
          <w:szCs w:val="20"/>
          <w:lang w:val="en-US" w:eastAsia="ko-KR"/>
        </w:rPr>
      </w:pPr>
      <w:r>
        <w:rPr>
          <w:rFonts w:ascii="Calibri" w:eastAsia="Batang" w:hAnsi="Calibri"/>
          <w:szCs w:val="20"/>
          <w:lang w:val="en-US" w:eastAsia="ko-KR"/>
        </w:rPr>
        <w:t>If the user has the role of Organisation Content Manager</w:t>
      </w:r>
      <w:r w:rsidR="008637A7">
        <w:rPr>
          <w:rFonts w:ascii="Calibri" w:eastAsia="Batang" w:hAnsi="Calibri"/>
          <w:szCs w:val="20"/>
          <w:lang w:val="en-US" w:eastAsia="ko-KR"/>
        </w:rPr>
        <w:t>,</w:t>
      </w:r>
      <w:r>
        <w:rPr>
          <w:rFonts w:ascii="Calibri" w:eastAsia="Batang" w:hAnsi="Calibri"/>
          <w:szCs w:val="20"/>
          <w:lang w:val="en-US" w:eastAsia="ko-KR"/>
        </w:rPr>
        <w:t xml:space="preserve"> then </w:t>
      </w:r>
      <w:r w:rsidR="008637A7">
        <w:rPr>
          <w:rFonts w:ascii="Calibri" w:eastAsia="Batang" w:hAnsi="Calibri"/>
          <w:szCs w:val="20"/>
          <w:lang w:val="en-US" w:eastAsia="ko-KR"/>
        </w:rPr>
        <w:t xml:space="preserve">he </w:t>
      </w:r>
      <w:r>
        <w:rPr>
          <w:rFonts w:ascii="Calibri" w:eastAsia="Batang" w:hAnsi="Calibri"/>
          <w:szCs w:val="20"/>
          <w:lang w:val="en-US" w:eastAsia="ko-KR"/>
        </w:rPr>
        <w:t>will see at the top of the Organisation application interface, the button “</w:t>
      </w:r>
      <w:r w:rsidR="00311258">
        <w:rPr>
          <w:rFonts w:ascii="Calibri" w:eastAsia="Batang" w:hAnsi="Calibri"/>
          <w:szCs w:val="20"/>
          <w:lang w:val="en-US" w:eastAsia="ko-KR"/>
        </w:rPr>
        <w:t>+ O</w:t>
      </w:r>
      <w:r>
        <w:rPr>
          <w:rFonts w:ascii="Calibri" w:eastAsia="Batang" w:hAnsi="Calibri"/>
          <w:szCs w:val="20"/>
          <w:lang w:val="en-US" w:eastAsia="ko-KR"/>
        </w:rPr>
        <w:t>rganisation”</w:t>
      </w:r>
      <w:r w:rsidR="00CA34A3">
        <w:rPr>
          <w:rFonts w:ascii="Calibri" w:eastAsia="Batang" w:hAnsi="Calibri"/>
          <w:szCs w:val="20"/>
          <w:lang w:val="en-US" w:eastAsia="ko-KR"/>
        </w:rPr>
        <w:t xml:space="preserve">. </w:t>
      </w:r>
    </w:p>
    <w:p w14:paraId="469A04BB" w14:textId="77777777" w:rsidR="008637A7" w:rsidRDefault="008637A7" w:rsidP="008637A7">
      <w:pPr>
        <w:keepNext/>
        <w:jc w:val="both"/>
      </w:pPr>
      <w:r>
        <w:rPr>
          <w:rFonts w:ascii="Calibri" w:eastAsia="Batang" w:hAnsi="Calibri"/>
          <w:noProof/>
          <w:szCs w:val="20"/>
          <w:lang w:val="en-US" w:eastAsia="ko-KR"/>
        </w:rPr>
        <w:lastRenderedPageBreak/>
        <w:drawing>
          <wp:inline distT="0" distB="0" distL="0" distR="0" wp14:anchorId="0E60C0E2" wp14:editId="0C4F87BC">
            <wp:extent cx="5731510" cy="6614160"/>
            <wp:effectExtent l="19050" t="19050" r="21590" b="152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43">
                      <a:extLst>
                        <a:ext uri="{28A0092B-C50C-407E-A947-70E740481C1C}">
                          <a14:useLocalDpi xmlns:a14="http://schemas.microsoft.com/office/drawing/2010/main" val="0"/>
                        </a:ext>
                      </a:extLst>
                    </a:blip>
                    <a:stretch>
                      <a:fillRect/>
                    </a:stretch>
                  </pic:blipFill>
                  <pic:spPr>
                    <a:xfrm>
                      <a:off x="0" y="0"/>
                      <a:ext cx="5731510" cy="6614160"/>
                    </a:xfrm>
                    <a:prstGeom prst="rect">
                      <a:avLst/>
                    </a:prstGeom>
                    <a:ln>
                      <a:solidFill>
                        <a:schemeClr val="bg1">
                          <a:lumMod val="50000"/>
                        </a:schemeClr>
                      </a:solidFill>
                    </a:ln>
                  </pic:spPr>
                </pic:pic>
              </a:graphicData>
            </a:graphic>
          </wp:inline>
        </w:drawing>
      </w:r>
    </w:p>
    <w:p w14:paraId="23E30581" w14:textId="050ADCBC" w:rsidR="00FF34FE" w:rsidRDefault="008637A7" w:rsidP="008637A7">
      <w:pPr>
        <w:pStyle w:val="Didascalia"/>
        <w:rPr>
          <w:rFonts w:ascii="Calibri" w:eastAsia="Batang" w:hAnsi="Calibri"/>
          <w:szCs w:val="20"/>
          <w:lang w:val="en-US" w:eastAsia="ko-KR"/>
        </w:rPr>
      </w:pPr>
      <w:bookmarkStart w:id="26" w:name="_Ref106377398"/>
      <w:r>
        <w:t xml:space="preserve">Figure </w:t>
      </w:r>
      <w:r>
        <w:fldChar w:fldCharType="begin"/>
      </w:r>
      <w:r>
        <w:instrText xml:space="preserve"> SEQ Figure \* ARABIC </w:instrText>
      </w:r>
      <w:r>
        <w:fldChar w:fldCharType="separate"/>
      </w:r>
      <w:r w:rsidR="00A51BDE">
        <w:rPr>
          <w:noProof/>
        </w:rPr>
        <w:t>27</w:t>
      </w:r>
      <w:r>
        <w:fldChar w:fldCharType="end"/>
      </w:r>
      <w:bookmarkEnd w:id="26"/>
      <w:r>
        <w:t xml:space="preserve"> Organisation cards view</w:t>
      </w:r>
    </w:p>
    <w:p w14:paraId="16355DB3" w14:textId="77777777" w:rsidR="00CA34A3" w:rsidRDefault="00FF34FE" w:rsidP="00CA34A3">
      <w:pPr>
        <w:keepNext/>
        <w:jc w:val="both"/>
      </w:pPr>
      <w:r>
        <w:rPr>
          <w:rFonts w:ascii="Calibri" w:eastAsia="Batang" w:hAnsi="Calibri"/>
          <w:noProof/>
          <w:szCs w:val="20"/>
          <w:lang w:eastAsia="ko-KR"/>
        </w:rPr>
        <w:lastRenderedPageBreak/>
        <w:drawing>
          <wp:inline distT="0" distB="0" distL="0" distR="0" wp14:anchorId="72FF2405" wp14:editId="1F174745">
            <wp:extent cx="5731510" cy="6347460"/>
            <wp:effectExtent l="19050" t="19050" r="21590" b="1524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44">
                      <a:extLst>
                        <a:ext uri="{28A0092B-C50C-407E-A947-70E740481C1C}">
                          <a14:useLocalDpi xmlns:a14="http://schemas.microsoft.com/office/drawing/2010/main" val="0"/>
                        </a:ext>
                      </a:extLst>
                    </a:blip>
                    <a:stretch>
                      <a:fillRect/>
                    </a:stretch>
                  </pic:blipFill>
                  <pic:spPr>
                    <a:xfrm>
                      <a:off x="0" y="0"/>
                      <a:ext cx="5731510" cy="6347460"/>
                    </a:xfrm>
                    <a:prstGeom prst="rect">
                      <a:avLst/>
                    </a:prstGeom>
                    <a:ln>
                      <a:solidFill>
                        <a:schemeClr val="bg1">
                          <a:lumMod val="50000"/>
                        </a:schemeClr>
                      </a:solidFill>
                    </a:ln>
                  </pic:spPr>
                </pic:pic>
              </a:graphicData>
            </a:graphic>
          </wp:inline>
        </w:drawing>
      </w:r>
    </w:p>
    <w:p w14:paraId="3A1BF8EF" w14:textId="0F5C97DA" w:rsidR="00FF34FE" w:rsidRDefault="00CA34A3" w:rsidP="00CA34A3">
      <w:pPr>
        <w:pStyle w:val="Didascalia"/>
      </w:pPr>
      <w:bookmarkStart w:id="27" w:name="_Ref106377190"/>
      <w:r>
        <w:t xml:space="preserve">Figure </w:t>
      </w:r>
      <w:r>
        <w:fldChar w:fldCharType="begin"/>
      </w:r>
      <w:r>
        <w:instrText xml:space="preserve"> SEQ Figure \* ARABIC </w:instrText>
      </w:r>
      <w:r>
        <w:fldChar w:fldCharType="separate"/>
      </w:r>
      <w:r w:rsidR="00A51BDE">
        <w:rPr>
          <w:noProof/>
        </w:rPr>
        <w:t>28</w:t>
      </w:r>
      <w:r>
        <w:fldChar w:fldCharType="end"/>
      </w:r>
      <w:bookmarkEnd w:id="27"/>
      <w:r>
        <w:t xml:space="preserve"> Organisations </w:t>
      </w:r>
      <w:proofErr w:type="spellStart"/>
      <w:r w:rsidR="00BA6AF8">
        <w:t>m</w:t>
      </w:r>
      <w:r>
        <w:t>ap&amp;</w:t>
      </w:r>
      <w:r w:rsidR="00BA6AF8">
        <w:t>t</w:t>
      </w:r>
      <w:r>
        <w:t>able</w:t>
      </w:r>
      <w:proofErr w:type="spellEnd"/>
      <w:r>
        <w:t xml:space="preserve"> view</w:t>
      </w:r>
    </w:p>
    <w:p w14:paraId="603CE889" w14:textId="77777777" w:rsidR="00311258" w:rsidRDefault="00311258" w:rsidP="00311258">
      <w:pPr>
        <w:jc w:val="both"/>
        <w:rPr>
          <w:rFonts w:ascii="Calibri" w:eastAsia="Batang" w:hAnsi="Calibri"/>
          <w:szCs w:val="20"/>
          <w:lang w:val="en-US" w:eastAsia="ko-KR"/>
        </w:rPr>
      </w:pPr>
    </w:p>
    <w:p w14:paraId="3798D1CE" w14:textId="376D9C2D" w:rsidR="00311258" w:rsidRDefault="00311258" w:rsidP="00311258">
      <w:pPr>
        <w:jc w:val="both"/>
        <w:rPr>
          <w:rFonts w:ascii="Calibri" w:eastAsia="Batang" w:hAnsi="Calibri"/>
          <w:szCs w:val="20"/>
          <w:lang w:val="en-US" w:eastAsia="ko-KR"/>
        </w:rPr>
      </w:pPr>
      <w:r>
        <w:rPr>
          <w:rFonts w:ascii="Calibri" w:eastAsia="Batang" w:hAnsi="Calibri"/>
          <w:szCs w:val="20"/>
          <w:lang w:val="en-US" w:eastAsia="ko-KR"/>
        </w:rPr>
        <w:t xml:space="preserve">Clicking on the yellow point in the </w:t>
      </w:r>
      <w:proofErr w:type="spellStart"/>
      <w:r>
        <w:rPr>
          <w:rFonts w:ascii="Calibri" w:eastAsia="Batang" w:hAnsi="Calibri"/>
          <w:szCs w:val="20"/>
          <w:lang w:val="en-US" w:eastAsia="ko-KR"/>
        </w:rPr>
        <w:t>Map&amp;Table</w:t>
      </w:r>
      <w:proofErr w:type="spellEnd"/>
      <w:r>
        <w:rPr>
          <w:rFonts w:ascii="Calibri" w:eastAsia="Batang" w:hAnsi="Calibri"/>
          <w:szCs w:val="20"/>
          <w:lang w:val="en-US" w:eastAsia="ko-KR"/>
        </w:rPr>
        <w:t xml:space="preserve"> view, the user has the possibility to see all the locations of the different </w:t>
      </w:r>
      <w:proofErr w:type="spellStart"/>
      <w:r>
        <w:rPr>
          <w:rFonts w:ascii="Calibri" w:eastAsia="Batang" w:hAnsi="Calibri"/>
          <w:szCs w:val="20"/>
          <w:lang w:val="en-US" w:eastAsia="ko-KR"/>
        </w:rPr>
        <w:t>organisations</w:t>
      </w:r>
      <w:proofErr w:type="spellEnd"/>
      <w:r>
        <w:rPr>
          <w:rFonts w:ascii="Calibri" w:eastAsia="Batang" w:hAnsi="Calibri"/>
          <w:szCs w:val="20"/>
          <w:lang w:val="en-US" w:eastAsia="ko-KR"/>
        </w:rPr>
        <w:t xml:space="preserve"> added in the catalogue (</w:t>
      </w:r>
      <w:r>
        <w:rPr>
          <w:rFonts w:ascii="Calibri" w:eastAsia="Batang" w:hAnsi="Calibri"/>
          <w:szCs w:val="20"/>
          <w:lang w:val="en-US" w:eastAsia="ko-KR"/>
        </w:rPr>
        <w:fldChar w:fldCharType="begin"/>
      </w:r>
      <w:r>
        <w:rPr>
          <w:rFonts w:ascii="Calibri" w:eastAsia="Batang" w:hAnsi="Calibri"/>
          <w:szCs w:val="20"/>
          <w:lang w:val="en-US" w:eastAsia="ko-KR"/>
        </w:rPr>
        <w:instrText xml:space="preserve"> REF _Ref106378725 \h </w:instrText>
      </w:r>
      <w:r>
        <w:rPr>
          <w:rFonts w:ascii="Calibri" w:eastAsia="Batang" w:hAnsi="Calibri"/>
          <w:szCs w:val="20"/>
          <w:lang w:val="en-US" w:eastAsia="ko-KR"/>
        </w:rPr>
      </w:r>
      <w:r>
        <w:rPr>
          <w:rFonts w:ascii="Calibri" w:eastAsia="Batang" w:hAnsi="Calibri"/>
          <w:szCs w:val="20"/>
          <w:lang w:val="en-US" w:eastAsia="ko-KR"/>
        </w:rPr>
        <w:fldChar w:fldCharType="separate"/>
      </w:r>
      <w:r>
        <w:t xml:space="preserve">Figure </w:t>
      </w:r>
      <w:r>
        <w:rPr>
          <w:noProof/>
        </w:rPr>
        <w:t>29</w:t>
      </w:r>
      <w:r>
        <w:rPr>
          <w:rFonts w:ascii="Calibri" w:eastAsia="Batang" w:hAnsi="Calibri"/>
          <w:szCs w:val="20"/>
          <w:lang w:val="en-US" w:eastAsia="ko-KR"/>
        </w:rPr>
        <w:fldChar w:fldCharType="end"/>
      </w:r>
      <w:r>
        <w:rPr>
          <w:rFonts w:ascii="Calibri" w:eastAsia="Batang" w:hAnsi="Calibri"/>
          <w:szCs w:val="20"/>
          <w:lang w:val="en-US" w:eastAsia="ko-KR"/>
        </w:rPr>
        <w:t>).</w:t>
      </w:r>
    </w:p>
    <w:p w14:paraId="6871C864" w14:textId="26E6D5CE" w:rsidR="00CA34A3" w:rsidRPr="00311258" w:rsidRDefault="00CA34A3" w:rsidP="00CA34A3">
      <w:pPr>
        <w:rPr>
          <w:lang w:val="en-US"/>
        </w:rPr>
      </w:pPr>
    </w:p>
    <w:p w14:paraId="510FCBEE" w14:textId="77777777" w:rsidR="00F663F6" w:rsidRDefault="00F663F6" w:rsidP="00F663F6">
      <w:pPr>
        <w:keepNext/>
      </w:pPr>
      <w:r>
        <w:rPr>
          <w:noProof/>
          <w:lang w:val="en-GB"/>
        </w:rPr>
        <w:lastRenderedPageBreak/>
        <w:drawing>
          <wp:inline distT="0" distB="0" distL="0" distR="0" wp14:anchorId="1D42D026" wp14:editId="609D657C">
            <wp:extent cx="5731510" cy="3083560"/>
            <wp:effectExtent l="19050" t="19050" r="21590" b="21590"/>
            <wp:docPr id="24" name="Immagine 24"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mappa&#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5731510" cy="3083560"/>
                    </a:xfrm>
                    <a:prstGeom prst="rect">
                      <a:avLst/>
                    </a:prstGeom>
                    <a:ln>
                      <a:solidFill>
                        <a:schemeClr val="bg1">
                          <a:lumMod val="50000"/>
                        </a:schemeClr>
                      </a:solidFill>
                    </a:ln>
                  </pic:spPr>
                </pic:pic>
              </a:graphicData>
            </a:graphic>
          </wp:inline>
        </w:drawing>
      </w:r>
    </w:p>
    <w:p w14:paraId="00A517F5" w14:textId="5590DF21" w:rsidR="00F663F6" w:rsidRDefault="00F663F6" w:rsidP="00F663F6">
      <w:pPr>
        <w:pStyle w:val="Didascalia"/>
      </w:pPr>
      <w:bookmarkStart w:id="28" w:name="_Ref106378725"/>
      <w:r>
        <w:t xml:space="preserve">Figure </w:t>
      </w:r>
      <w:r>
        <w:fldChar w:fldCharType="begin"/>
      </w:r>
      <w:r>
        <w:instrText xml:space="preserve"> SEQ Figure \* ARABIC </w:instrText>
      </w:r>
      <w:r>
        <w:fldChar w:fldCharType="separate"/>
      </w:r>
      <w:r w:rsidR="00A51BDE">
        <w:rPr>
          <w:noProof/>
        </w:rPr>
        <w:t>29</w:t>
      </w:r>
      <w:r>
        <w:fldChar w:fldCharType="end"/>
      </w:r>
      <w:bookmarkEnd w:id="28"/>
      <w:r>
        <w:t xml:space="preserve"> Locations markers map</w:t>
      </w:r>
    </w:p>
    <w:p w14:paraId="464ABA54" w14:textId="5AD30639" w:rsidR="00CA34A3" w:rsidRDefault="00CA34A3" w:rsidP="00E70D69">
      <w:pPr>
        <w:jc w:val="both"/>
        <w:rPr>
          <w:lang w:val="en-GB"/>
        </w:rPr>
      </w:pPr>
      <w:r>
        <w:rPr>
          <w:lang w:val="en-GB"/>
        </w:rPr>
        <w:t>Clickin</w:t>
      </w:r>
      <w:r w:rsidR="008637A7">
        <w:rPr>
          <w:lang w:val="en-GB"/>
        </w:rPr>
        <w:t xml:space="preserve">g on a specific location marker, the user can </w:t>
      </w:r>
      <w:r w:rsidR="00E70D69">
        <w:rPr>
          <w:lang w:val="en-GB"/>
        </w:rPr>
        <w:t xml:space="preserve">view some </w:t>
      </w:r>
      <w:r w:rsidR="008637A7">
        <w:rPr>
          <w:lang w:val="en-GB"/>
        </w:rPr>
        <w:t>short information about the org</w:t>
      </w:r>
      <w:r w:rsidR="00E70D69">
        <w:rPr>
          <w:lang w:val="en-GB"/>
        </w:rPr>
        <w:t>a</w:t>
      </w:r>
      <w:r w:rsidR="008637A7">
        <w:rPr>
          <w:lang w:val="en-GB"/>
        </w:rPr>
        <w:t>nisation</w:t>
      </w:r>
      <w:r w:rsidR="00E70D69">
        <w:rPr>
          <w:lang w:val="en-GB"/>
        </w:rPr>
        <w:t xml:space="preserve"> (</w:t>
      </w:r>
      <w:r w:rsidR="00E70D69">
        <w:rPr>
          <w:lang w:val="en-GB"/>
        </w:rPr>
        <w:fldChar w:fldCharType="begin"/>
      </w:r>
      <w:r w:rsidR="00E70D69">
        <w:rPr>
          <w:lang w:val="en-GB"/>
        </w:rPr>
        <w:instrText xml:space="preserve"> REF _Ref106377944 \h </w:instrText>
      </w:r>
      <w:r w:rsidR="00E70D69">
        <w:rPr>
          <w:lang w:val="en-GB"/>
        </w:rPr>
      </w:r>
      <w:r w:rsidR="00E70D69">
        <w:rPr>
          <w:lang w:val="en-GB"/>
        </w:rPr>
        <w:fldChar w:fldCharType="separate"/>
      </w:r>
      <w:r w:rsidR="00821FF3">
        <w:t xml:space="preserve">Figure </w:t>
      </w:r>
      <w:r w:rsidR="00821FF3">
        <w:rPr>
          <w:noProof/>
        </w:rPr>
        <w:t>30</w:t>
      </w:r>
      <w:r w:rsidR="00E70D69">
        <w:rPr>
          <w:lang w:val="en-GB"/>
        </w:rPr>
        <w:fldChar w:fldCharType="end"/>
      </w:r>
      <w:r w:rsidR="00E70D69">
        <w:rPr>
          <w:lang w:val="en-GB"/>
        </w:rPr>
        <w:t>)</w:t>
      </w:r>
      <w:r w:rsidR="008637A7">
        <w:rPr>
          <w:lang w:val="en-GB"/>
        </w:rPr>
        <w:t>. Through the “</w:t>
      </w:r>
      <w:r w:rsidR="00F7364B">
        <w:rPr>
          <w:lang w:val="en-GB"/>
        </w:rPr>
        <w:t>V</w:t>
      </w:r>
      <w:r w:rsidR="008637A7">
        <w:rPr>
          <w:lang w:val="en-GB"/>
        </w:rPr>
        <w:t>iew more” the user can access to all the organisation’s details</w:t>
      </w:r>
      <w:r w:rsidR="00FB4AD2">
        <w:rPr>
          <w:lang w:val="en-GB"/>
        </w:rPr>
        <w:t xml:space="preserve"> (</w:t>
      </w:r>
      <w:r w:rsidR="00FB4AD2">
        <w:rPr>
          <w:lang w:val="en-GB"/>
        </w:rPr>
        <w:fldChar w:fldCharType="begin"/>
      </w:r>
      <w:r w:rsidR="00FB4AD2">
        <w:rPr>
          <w:lang w:val="en-GB"/>
        </w:rPr>
        <w:instrText xml:space="preserve"> REF _Ref106378016 \h </w:instrText>
      </w:r>
      <w:r w:rsidR="00FB4AD2">
        <w:rPr>
          <w:lang w:val="en-GB"/>
        </w:rPr>
      </w:r>
      <w:r w:rsidR="00FB4AD2">
        <w:rPr>
          <w:lang w:val="en-GB"/>
        </w:rPr>
        <w:fldChar w:fldCharType="separate"/>
      </w:r>
      <w:r w:rsidR="00311258">
        <w:t xml:space="preserve">Figure </w:t>
      </w:r>
      <w:r w:rsidR="00311258">
        <w:rPr>
          <w:noProof/>
        </w:rPr>
        <w:t>31</w:t>
      </w:r>
      <w:r w:rsidR="00FB4AD2">
        <w:rPr>
          <w:lang w:val="en-GB"/>
        </w:rPr>
        <w:fldChar w:fldCharType="end"/>
      </w:r>
      <w:r w:rsidR="00FB4AD2">
        <w:rPr>
          <w:lang w:val="en-GB"/>
        </w:rPr>
        <w:t>)</w:t>
      </w:r>
      <w:r w:rsidR="008637A7">
        <w:rPr>
          <w:lang w:val="en-GB"/>
        </w:rPr>
        <w:t>.</w:t>
      </w:r>
    </w:p>
    <w:p w14:paraId="2D260041" w14:textId="77777777" w:rsidR="00F7364B" w:rsidRDefault="00F7364B" w:rsidP="00F7364B">
      <w:pPr>
        <w:keepNext/>
      </w:pPr>
      <w:r>
        <w:rPr>
          <w:noProof/>
          <w:lang w:val="en-GB"/>
        </w:rPr>
        <w:lastRenderedPageBreak/>
        <w:drawing>
          <wp:inline distT="0" distB="0" distL="0" distR="0" wp14:anchorId="2A558B36" wp14:editId="63529171">
            <wp:extent cx="5731510" cy="6464935"/>
            <wp:effectExtent l="19050" t="19050" r="21590" b="1206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46">
                      <a:extLst>
                        <a:ext uri="{28A0092B-C50C-407E-A947-70E740481C1C}">
                          <a14:useLocalDpi xmlns:a14="http://schemas.microsoft.com/office/drawing/2010/main" val="0"/>
                        </a:ext>
                      </a:extLst>
                    </a:blip>
                    <a:stretch>
                      <a:fillRect/>
                    </a:stretch>
                  </pic:blipFill>
                  <pic:spPr>
                    <a:xfrm>
                      <a:off x="0" y="0"/>
                      <a:ext cx="5731510" cy="6464935"/>
                    </a:xfrm>
                    <a:prstGeom prst="rect">
                      <a:avLst/>
                    </a:prstGeom>
                    <a:ln>
                      <a:solidFill>
                        <a:schemeClr val="bg1">
                          <a:lumMod val="50000"/>
                        </a:schemeClr>
                      </a:solidFill>
                    </a:ln>
                  </pic:spPr>
                </pic:pic>
              </a:graphicData>
            </a:graphic>
          </wp:inline>
        </w:drawing>
      </w:r>
    </w:p>
    <w:p w14:paraId="2CB2A6AE" w14:textId="356724F8" w:rsidR="00F7364B" w:rsidRDefault="00F7364B" w:rsidP="00F7364B">
      <w:pPr>
        <w:pStyle w:val="Didascalia"/>
      </w:pPr>
      <w:bookmarkStart w:id="29" w:name="_Ref106377944"/>
      <w:r>
        <w:t xml:space="preserve">Figure </w:t>
      </w:r>
      <w:r>
        <w:fldChar w:fldCharType="begin"/>
      </w:r>
      <w:r>
        <w:instrText xml:space="preserve"> SEQ Figure \* ARABIC </w:instrText>
      </w:r>
      <w:r>
        <w:fldChar w:fldCharType="separate"/>
      </w:r>
      <w:r w:rsidR="00A51BDE">
        <w:rPr>
          <w:noProof/>
        </w:rPr>
        <w:t>30</w:t>
      </w:r>
      <w:r>
        <w:fldChar w:fldCharType="end"/>
      </w:r>
      <w:bookmarkEnd w:id="29"/>
      <w:r>
        <w:t xml:space="preserve"> Organisation location marker</w:t>
      </w:r>
    </w:p>
    <w:p w14:paraId="5B20FE99" w14:textId="1BD42A45" w:rsidR="00E70D69" w:rsidRDefault="00E70D69" w:rsidP="00E70D69">
      <w:pPr>
        <w:rPr>
          <w:lang w:val="en-GB"/>
        </w:rPr>
      </w:pPr>
    </w:p>
    <w:p w14:paraId="43C0A1D1" w14:textId="77777777" w:rsidR="00FB4AD2" w:rsidRDefault="00FB4AD2" w:rsidP="00FB4AD2">
      <w:pPr>
        <w:keepNext/>
      </w:pPr>
      <w:r>
        <w:rPr>
          <w:noProof/>
          <w:lang w:val="en-GB"/>
        </w:rPr>
        <w:lastRenderedPageBreak/>
        <w:drawing>
          <wp:inline distT="0" distB="0" distL="0" distR="0" wp14:anchorId="0798931D" wp14:editId="1F75E880">
            <wp:extent cx="5731510" cy="6402705"/>
            <wp:effectExtent l="19050" t="19050" r="21590" b="171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47">
                      <a:extLst>
                        <a:ext uri="{28A0092B-C50C-407E-A947-70E740481C1C}">
                          <a14:useLocalDpi xmlns:a14="http://schemas.microsoft.com/office/drawing/2010/main" val="0"/>
                        </a:ext>
                      </a:extLst>
                    </a:blip>
                    <a:stretch>
                      <a:fillRect/>
                    </a:stretch>
                  </pic:blipFill>
                  <pic:spPr>
                    <a:xfrm>
                      <a:off x="0" y="0"/>
                      <a:ext cx="5731510" cy="6402705"/>
                    </a:xfrm>
                    <a:prstGeom prst="rect">
                      <a:avLst/>
                    </a:prstGeom>
                    <a:ln>
                      <a:solidFill>
                        <a:schemeClr val="bg1">
                          <a:lumMod val="50000"/>
                        </a:schemeClr>
                      </a:solidFill>
                    </a:ln>
                  </pic:spPr>
                </pic:pic>
              </a:graphicData>
            </a:graphic>
          </wp:inline>
        </w:drawing>
      </w:r>
    </w:p>
    <w:p w14:paraId="3566681E" w14:textId="2F97375C" w:rsidR="00E70D69" w:rsidRPr="00E70D69" w:rsidRDefault="00FB4AD2" w:rsidP="00FB4AD2">
      <w:pPr>
        <w:pStyle w:val="Didascalia"/>
      </w:pPr>
      <w:bookmarkStart w:id="30" w:name="_Ref106378016"/>
      <w:r>
        <w:t xml:space="preserve">Figure </w:t>
      </w:r>
      <w:r>
        <w:fldChar w:fldCharType="begin"/>
      </w:r>
      <w:r>
        <w:instrText xml:space="preserve"> SEQ Figure \* ARABIC </w:instrText>
      </w:r>
      <w:r>
        <w:fldChar w:fldCharType="separate"/>
      </w:r>
      <w:r w:rsidR="00A51BDE">
        <w:rPr>
          <w:noProof/>
        </w:rPr>
        <w:t>31</w:t>
      </w:r>
      <w:r>
        <w:fldChar w:fldCharType="end"/>
      </w:r>
      <w:bookmarkEnd w:id="30"/>
      <w:r>
        <w:t xml:space="preserve"> Organisation details</w:t>
      </w:r>
    </w:p>
    <w:p w14:paraId="5EA24FF3" w14:textId="74978B3A" w:rsidR="00CA34A3" w:rsidRDefault="00E57784" w:rsidP="00CA34A3">
      <w:pPr>
        <w:rPr>
          <w:lang w:val="en-GB"/>
        </w:rPr>
      </w:pPr>
      <w:r>
        <w:rPr>
          <w:lang w:val="en-GB"/>
        </w:rPr>
        <w:t xml:space="preserve">If the user wants to go back to the organisations list, he </w:t>
      </w:r>
      <w:proofErr w:type="gramStart"/>
      <w:r>
        <w:rPr>
          <w:lang w:val="en-GB"/>
        </w:rPr>
        <w:t>has to</w:t>
      </w:r>
      <w:proofErr w:type="gramEnd"/>
      <w:r>
        <w:rPr>
          <w:lang w:val="en-GB"/>
        </w:rPr>
        <w:t xml:space="preserve"> click on the “list” or “Show Map &amp; Table” button</w:t>
      </w:r>
      <w:r w:rsidR="003A4014">
        <w:rPr>
          <w:lang w:val="en-GB"/>
        </w:rPr>
        <w:t xml:space="preserve"> (</w:t>
      </w:r>
      <w:r w:rsidR="003A4014">
        <w:rPr>
          <w:lang w:val="en-GB"/>
        </w:rPr>
        <w:fldChar w:fldCharType="begin"/>
      </w:r>
      <w:r w:rsidR="003A4014">
        <w:rPr>
          <w:lang w:val="en-GB"/>
        </w:rPr>
        <w:instrText xml:space="preserve"> REF _Ref108085368 \h </w:instrText>
      </w:r>
      <w:r w:rsidR="003A4014">
        <w:rPr>
          <w:lang w:val="en-GB"/>
        </w:rPr>
      </w:r>
      <w:r w:rsidR="003A4014">
        <w:rPr>
          <w:lang w:val="en-GB"/>
        </w:rPr>
        <w:fldChar w:fldCharType="separate"/>
      </w:r>
      <w:r w:rsidR="003A4014">
        <w:t xml:space="preserve">Figure </w:t>
      </w:r>
      <w:r w:rsidR="003A4014">
        <w:rPr>
          <w:noProof/>
        </w:rPr>
        <w:t>32</w:t>
      </w:r>
      <w:r w:rsidR="003A4014">
        <w:rPr>
          <w:lang w:val="en-GB"/>
        </w:rPr>
        <w:fldChar w:fldCharType="end"/>
      </w:r>
      <w:r w:rsidR="003A4014">
        <w:rPr>
          <w:lang w:val="en-GB"/>
        </w:rPr>
        <w:t>)</w:t>
      </w:r>
      <w:r>
        <w:rPr>
          <w:lang w:val="en-GB"/>
        </w:rPr>
        <w:t>.</w:t>
      </w:r>
    </w:p>
    <w:p w14:paraId="3323706F" w14:textId="2D3AB7AC" w:rsidR="00E57784" w:rsidRDefault="00E57784" w:rsidP="00CA34A3">
      <w:pPr>
        <w:rPr>
          <w:lang w:val="en-GB"/>
        </w:rPr>
      </w:pPr>
    </w:p>
    <w:p w14:paraId="098379E9" w14:textId="77777777" w:rsidR="003A4014" w:rsidRDefault="003A4014" w:rsidP="003A4014">
      <w:pPr>
        <w:keepNext/>
        <w:jc w:val="center"/>
      </w:pPr>
      <w:r>
        <w:rPr>
          <w:noProof/>
          <w:lang w:val="en-GB"/>
        </w:rPr>
        <w:lastRenderedPageBreak/>
        <w:drawing>
          <wp:inline distT="0" distB="0" distL="0" distR="0" wp14:anchorId="1EA58C61" wp14:editId="56F1D571">
            <wp:extent cx="2647950" cy="1491195"/>
            <wp:effectExtent l="19050" t="19050" r="19050" b="1397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51166" cy="1493006"/>
                    </a:xfrm>
                    <a:prstGeom prst="rect">
                      <a:avLst/>
                    </a:prstGeom>
                    <a:ln>
                      <a:solidFill>
                        <a:schemeClr val="bg1">
                          <a:lumMod val="50000"/>
                        </a:schemeClr>
                      </a:solidFill>
                    </a:ln>
                  </pic:spPr>
                </pic:pic>
              </a:graphicData>
            </a:graphic>
          </wp:inline>
        </w:drawing>
      </w:r>
    </w:p>
    <w:p w14:paraId="40A4F99B" w14:textId="5351F8C5" w:rsidR="003A4014" w:rsidRDefault="003A4014" w:rsidP="003A4014">
      <w:pPr>
        <w:pStyle w:val="Didascalia"/>
      </w:pPr>
      <w:bookmarkStart w:id="31" w:name="_Ref108085368"/>
      <w:r>
        <w:t xml:space="preserve">Figure </w:t>
      </w:r>
      <w:r>
        <w:fldChar w:fldCharType="begin"/>
      </w:r>
      <w:r>
        <w:instrText xml:space="preserve"> SEQ Figure \* ARABIC </w:instrText>
      </w:r>
      <w:r>
        <w:fldChar w:fldCharType="separate"/>
      </w:r>
      <w:r w:rsidR="00A51BDE">
        <w:rPr>
          <w:noProof/>
        </w:rPr>
        <w:t>32</w:t>
      </w:r>
      <w:r>
        <w:fldChar w:fldCharType="end"/>
      </w:r>
      <w:bookmarkEnd w:id="31"/>
      <w:r>
        <w:t xml:space="preserve"> Go to organisations list</w:t>
      </w:r>
    </w:p>
    <w:p w14:paraId="34B16492" w14:textId="77777777" w:rsidR="00E57784" w:rsidRPr="00CA34A3" w:rsidRDefault="00E57784" w:rsidP="00CA34A3">
      <w:pPr>
        <w:rPr>
          <w:lang w:val="en-GB"/>
        </w:rPr>
      </w:pPr>
    </w:p>
    <w:p w14:paraId="257273BE" w14:textId="20D3BF3E" w:rsidR="00B23E57" w:rsidRDefault="00B23E57" w:rsidP="00B23E57">
      <w:pPr>
        <w:pStyle w:val="Titolo4"/>
        <w:rPr>
          <w:rStyle w:val="normaltextrun"/>
        </w:rPr>
      </w:pPr>
      <w:r>
        <w:rPr>
          <w:rStyle w:val="normaltextrun"/>
        </w:rPr>
        <w:t>Farms</w:t>
      </w:r>
    </w:p>
    <w:p w14:paraId="658F4F90" w14:textId="746863E4" w:rsidR="00E35B0C" w:rsidRDefault="004C4A09" w:rsidP="00E35B0C">
      <w:pPr>
        <w:jc w:val="both"/>
        <w:rPr>
          <w:rFonts w:ascii="Calibri" w:eastAsia="Batang" w:hAnsi="Calibri"/>
          <w:szCs w:val="20"/>
          <w:lang w:val="en-US" w:eastAsia="ko-KR"/>
        </w:rPr>
      </w:pPr>
      <w:r w:rsidRPr="00843D9B">
        <w:rPr>
          <w:rFonts w:ascii="Calibri" w:eastAsia="Batang" w:hAnsi="Calibri"/>
          <w:szCs w:val="20"/>
          <w:lang w:val="en-US" w:eastAsia="ko-KR"/>
        </w:rPr>
        <w:t>The application allows users to search for</w:t>
      </w:r>
      <w:r>
        <w:rPr>
          <w:rFonts w:ascii="Calibri" w:eastAsia="Batang" w:hAnsi="Calibri"/>
          <w:szCs w:val="20"/>
          <w:lang w:val="en-US" w:eastAsia="ko-KR"/>
        </w:rPr>
        <w:t xml:space="preserve"> farms</w:t>
      </w:r>
      <w:r w:rsidR="00EA3433">
        <w:rPr>
          <w:rFonts w:ascii="Calibri" w:eastAsia="Batang" w:hAnsi="Calibri"/>
          <w:szCs w:val="20"/>
          <w:lang w:val="en-US" w:eastAsia="ko-KR"/>
        </w:rPr>
        <w:t xml:space="preserve">, see their </w:t>
      </w:r>
      <w:proofErr w:type="spellStart"/>
      <w:r w:rsidR="00EA3433">
        <w:rPr>
          <w:rFonts w:ascii="Calibri" w:eastAsia="Batang" w:hAnsi="Calibri"/>
          <w:szCs w:val="20"/>
          <w:lang w:val="en-US" w:eastAsia="ko-KR"/>
        </w:rPr>
        <w:t>agr</w:t>
      </w:r>
      <w:r w:rsidR="000941A3">
        <w:rPr>
          <w:rFonts w:ascii="Calibri" w:eastAsia="Batang" w:hAnsi="Calibri"/>
          <w:szCs w:val="20"/>
          <w:lang w:val="en-US" w:eastAsia="ko-KR"/>
        </w:rPr>
        <w:t>i</w:t>
      </w:r>
      <w:proofErr w:type="spellEnd"/>
      <w:r w:rsidR="000559B8">
        <w:rPr>
          <w:rFonts w:ascii="Calibri" w:eastAsia="Batang" w:hAnsi="Calibri"/>
          <w:szCs w:val="20"/>
          <w:lang w:val="en-US" w:eastAsia="ko-KR"/>
        </w:rPr>
        <w:t>-</w:t>
      </w:r>
      <w:r w:rsidR="00EA3433">
        <w:rPr>
          <w:rFonts w:ascii="Calibri" w:eastAsia="Batang" w:hAnsi="Calibri"/>
          <w:szCs w:val="20"/>
          <w:lang w:val="en-US" w:eastAsia="ko-KR"/>
        </w:rPr>
        <w:t>activities,</w:t>
      </w:r>
      <w:r w:rsidR="00E35B0C">
        <w:rPr>
          <w:rFonts w:ascii="Calibri" w:eastAsia="Batang" w:hAnsi="Calibri"/>
          <w:szCs w:val="20"/>
          <w:lang w:val="en-US" w:eastAsia="ko-KR"/>
        </w:rPr>
        <w:t xml:space="preserve"> characteristics,</w:t>
      </w:r>
      <w:r w:rsidR="00EA3433">
        <w:rPr>
          <w:rFonts w:ascii="Calibri" w:eastAsia="Batang" w:hAnsi="Calibri"/>
          <w:szCs w:val="20"/>
          <w:lang w:val="en-US" w:eastAsia="ko-KR"/>
        </w:rPr>
        <w:t xml:space="preserve"> technical </w:t>
      </w:r>
      <w:r w:rsidR="00BA6AF8">
        <w:rPr>
          <w:rFonts w:ascii="Calibri" w:eastAsia="Batang" w:hAnsi="Calibri"/>
          <w:szCs w:val="20"/>
          <w:lang w:val="en-US" w:eastAsia="ko-KR"/>
        </w:rPr>
        <w:t>infrastructure</w:t>
      </w:r>
      <w:r w:rsidR="00E35B0C">
        <w:rPr>
          <w:rFonts w:ascii="Calibri" w:eastAsia="Batang" w:hAnsi="Calibri"/>
          <w:szCs w:val="20"/>
          <w:lang w:val="en-US" w:eastAsia="ko-KR"/>
        </w:rPr>
        <w:t>, etc</w:t>
      </w:r>
      <w:r w:rsidR="000559B8">
        <w:rPr>
          <w:rFonts w:ascii="Calibri" w:eastAsia="Batang" w:hAnsi="Calibri"/>
          <w:szCs w:val="20"/>
          <w:lang w:val="en-US" w:eastAsia="ko-KR"/>
        </w:rPr>
        <w:t>.</w:t>
      </w:r>
      <w:r w:rsidR="00E35B0C">
        <w:rPr>
          <w:rFonts w:ascii="Calibri" w:eastAsia="Batang" w:hAnsi="Calibri"/>
          <w:szCs w:val="20"/>
          <w:lang w:val="en-US" w:eastAsia="ko-KR"/>
        </w:rPr>
        <w:t xml:space="preserve"> The Search functionality allows to search for key words (</w:t>
      </w:r>
      <w:r w:rsidR="00E35B0C">
        <w:rPr>
          <w:rFonts w:ascii="Calibri" w:eastAsia="Batang" w:hAnsi="Calibri"/>
          <w:szCs w:val="20"/>
          <w:lang w:val="en-US" w:eastAsia="ko-KR"/>
        </w:rPr>
        <w:fldChar w:fldCharType="begin"/>
      </w:r>
      <w:r w:rsidR="00E35B0C">
        <w:rPr>
          <w:rFonts w:ascii="Calibri" w:eastAsia="Batang" w:hAnsi="Calibri"/>
          <w:szCs w:val="20"/>
          <w:lang w:val="en-US" w:eastAsia="ko-KR"/>
        </w:rPr>
        <w:instrText xml:space="preserve"> REF _Ref106379776 \h </w:instrText>
      </w:r>
      <w:r w:rsidR="00E35B0C">
        <w:rPr>
          <w:rFonts w:ascii="Calibri" w:eastAsia="Batang" w:hAnsi="Calibri"/>
          <w:szCs w:val="20"/>
          <w:lang w:val="en-US" w:eastAsia="ko-KR"/>
        </w:rPr>
      </w:r>
      <w:r w:rsidR="00E35B0C">
        <w:rPr>
          <w:rFonts w:ascii="Calibri" w:eastAsia="Batang" w:hAnsi="Calibri"/>
          <w:szCs w:val="20"/>
          <w:lang w:val="en-US" w:eastAsia="ko-KR"/>
        </w:rPr>
        <w:fldChar w:fldCharType="separate"/>
      </w:r>
      <w:r w:rsidR="003A4014">
        <w:t xml:space="preserve">Figure </w:t>
      </w:r>
      <w:r w:rsidR="003A4014">
        <w:rPr>
          <w:noProof/>
        </w:rPr>
        <w:t>33</w:t>
      </w:r>
      <w:r w:rsidR="00E35B0C">
        <w:rPr>
          <w:rFonts w:ascii="Calibri" w:eastAsia="Batang" w:hAnsi="Calibri"/>
          <w:szCs w:val="20"/>
          <w:lang w:val="en-US" w:eastAsia="ko-KR"/>
        </w:rPr>
        <w:fldChar w:fldCharType="end"/>
      </w:r>
      <w:r w:rsidR="00E35B0C">
        <w:rPr>
          <w:rFonts w:ascii="Calibri" w:eastAsia="Batang" w:hAnsi="Calibri"/>
          <w:szCs w:val="20"/>
          <w:lang w:val="en-US" w:eastAsia="ko-KR"/>
        </w:rPr>
        <w:t>).</w:t>
      </w:r>
      <w:r w:rsidR="000559B8">
        <w:rPr>
          <w:rFonts w:ascii="Calibri" w:eastAsia="Batang" w:hAnsi="Calibri"/>
          <w:szCs w:val="20"/>
          <w:lang w:val="en-US" w:eastAsia="ko-KR"/>
        </w:rPr>
        <w:t xml:space="preserve"> </w:t>
      </w:r>
    </w:p>
    <w:p w14:paraId="77A46E8D" w14:textId="610166B7" w:rsidR="00E35B0C" w:rsidRDefault="00E35B0C" w:rsidP="00E35B0C">
      <w:pPr>
        <w:jc w:val="both"/>
        <w:rPr>
          <w:rFonts w:ascii="Calibri" w:eastAsia="Batang" w:hAnsi="Calibri"/>
          <w:szCs w:val="20"/>
          <w:lang w:val="en-US" w:eastAsia="ko-KR"/>
        </w:rPr>
      </w:pPr>
      <w:r>
        <w:rPr>
          <w:rFonts w:ascii="Calibri" w:eastAsia="Batang" w:hAnsi="Calibri"/>
          <w:szCs w:val="20"/>
          <w:lang w:val="en-US" w:eastAsia="ko-KR"/>
        </w:rPr>
        <w:t xml:space="preserve">If the user has the role of Farm Content Manager, then he will see at the top of the </w:t>
      </w:r>
      <w:r w:rsidR="002B3E6F">
        <w:rPr>
          <w:rFonts w:ascii="Calibri" w:eastAsia="Batang" w:hAnsi="Calibri"/>
          <w:szCs w:val="20"/>
          <w:lang w:val="en-US" w:eastAsia="ko-KR"/>
        </w:rPr>
        <w:t>Farm</w:t>
      </w:r>
      <w:r>
        <w:rPr>
          <w:rFonts w:ascii="Calibri" w:eastAsia="Batang" w:hAnsi="Calibri"/>
          <w:szCs w:val="20"/>
          <w:lang w:val="en-US" w:eastAsia="ko-KR"/>
        </w:rPr>
        <w:t xml:space="preserve"> </w:t>
      </w:r>
      <w:r w:rsidR="002B3E6F">
        <w:rPr>
          <w:rFonts w:ascii="Calibri" w:eastAsia="Batang" w:hAnsi="Calibri"/>
          <w:szCs w:val="20"/>
          <w:lang w:val="en-US" w:eastAsia="ko-KR"/>
        </w:rPr>
        <w:t>Catalogue</w:t>
      </w:r>
      <w:r>
        <w:rPr>
          <w:rFonts w:ascii="Calibri" w:eastAsia="Batang" w:hAnsi="Calibri"/>
          <w:szCs w:val="20"/>
          <w:lang w:val="en-US" w:eastAsia="ko-KR"/>
        </w:rPr>
        <w:t xml:space="preserve">, the button “+ Farm”. </w:t>
      </w:r>
    </w:p>
    <w:p w14:paraId="13082D24" w14:textId="77777777" w:rsidR="00E35B0C" w:rsidRDefault="00E35B0C" w:rsidP="00E35B0C">
      <w:pPr>
        <w:keepNext/>
        <w:jc w:val="both"/>
      </w:pPr>
      <w:r>
        <w:rPr>
          <w:rFonts w:ascii="Calibri" w:eastAsia="Batang" w:hAnsi="Calibri"/>
          <w:noProof/>
          <w:szCs w:val="20"/>
          <w:lang w:val="en-US" w:eastAsia="ko-KR"/>
        </w:rPr>
        <w:lastRenderedPageBreak/>
        <w:drawing>
          <wp:inline distT="0" distB="0" distL="0" distR="0" wp14:anchorId="6DB43BA6" wp14:editId="27B32B88">
            <wp:extent cx="5458587" cy="7363853"/>
            <wp:effectExtent l="19050" t="19050" r="27940" b="2794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49">
                      <a:extLst>
                        <a:ext uri="{28A0092B-C50C-407E-A947-70E740481C1C}">
                          <a14:useLocalDpi xmlns:a14="http://schemas.microsoft.com/office/drawing/2010/main" val="0"/>
                        </a:ext>
                      </a:extLst>
                    </a:blip>
                    <a:stretch>
                      <a:fillRect/>
                    </a:stretch>
                  </pic:blipFill>
                  <pic:spPr>
                    <a:xfrm>
                      <a:off x="0" y="0"/>
                      <a:ext cx="5458587" cy="7363853"/>
                    </a:xfrm>
                    <a:prstGeom prst="rect">
                      <a:avLst/>
                    </a:prstGeom>
                    <a:ln>
                      <a:solidFill>
                        <a:schemeClr val="bg1">
                          <a:lumMod val="50000"/>
                        </a:schemeClr>
                      </a:solidFill>
                    </a:ln>
                  </pic:spPr>
                </pic:pic>
              </a:graphicData>
            </a:graphic>
          </wp:inline>
        </w:drawing>
      </w:r>
    </w:p>
    <w:p w14:paraId="11EE223E" w14:textId="424D9C0B" w:rsidR="00E35B0C" w:rsidRDefault="00E35B0C" w:rsidP="00E35B0C">
      <w:pPr>
        <w:pStyle w:val="Didascalia"/>
        <w:rPr>
          <w:rFonts w:ascii="Calibri" w:eastAsia="Batang" w:hAnsi="Calibri"/>
          <w:szCs w:val="20"/>
          <w:lang w:val="en-US" w:eastAsia="ko-KR"/>
        </w:rPr>
      </w:pPr>
      <w:bookmarkStart w:id="32" w:name="_Ref106379776"/>
      <w:r>
        <w:t xml:space="preserve">Figure </w:t>
      </w:r>
      <w:r>
        <w:fldChar w:fldCharType="begin"/>
      </w:r>
      <w:r>
        <w:instrText xml:space="preserve"> SEQ Figure \* ARABIC </w:instrText>
      </w:r>
      <w:r>
        <w:fldChar w:fldCharType="separate"/>
      </w:r>
      <w:r w:rsidR="00A51BDE">
        <w:rPr>
          <w:noProof/>
        </w:rPr>
        <w:t>33</w:t>
      </w:r>
      <w:r>
        <w:fldChar w:fldCharType="end"/>
      </w:r>
      <w:bookmarkEnd w:id="32"/>
      <w:r>
        <w:t xml:space="preserve"> Farms list</w:t>
      </w:r>
    </w:p>
    <w:p w14:paraId="20E503FD" w14:textId="77777777" w:rsidR="00E35B0C" w:rsidRDefault="00E35B0C" w:rsidP="00E35B0C">
      <w:pPr>
        <w:jc w:val="both"/>
        <w:rPr>
          <w:rFonts w:ascii="Calibri" w:eastAsia="Batang" w:hAnsi="Calibri"/>
          <w:szCs w:val="20"/>
          <w:lang w:val="en-US" w:eastAsia="ko-KR"/>
        </w:rPr>
      </w:pPr>
    </w:p>
    <w:p w14:paraId="765C815D" w14:textId="3748164C" w:rsidR="004C4A09" w:rsidRDefault="000559B8" w:rsidP="00E35B0C">
      <w:pPr>
        <w:jc w:val="both"/>
        <w:rPr>
          <w:rFonts w:ascii="Calibri" w:eastAsia="Batang" w:hAnsi="Calibri"/>
          <w:szCs w:val="20"/>
          <w:lang w:val="en-US" w:eastAsia="ko-KR"/>
        </w:rPr>
      </w:pPr>
      <w:r>
        <w:rPr>
          <w:rFonts w:ascii="Calibri" w:eastAsia="Batang" w:hAnsi="Calibri"/>
          <w:szCs w:val="20"/>
          <w:lang w:val="en-US" w:eastAsia="ko-KR"/>
        </w:rPr>
        <w:t>For each registered farm, a detailed view is available</w:t>
      </w:r>
      <w:r w:rsidR="00FE4579">
        <w:rPr>
          <w:rFonts w:ascii="Calibri" w:eastAsia="Batang" w:hAnsi="Calibri"/>
          <w:szCs w:val="20"/>
          <w:lang w:val="en-US" w:eastAsia="ko-KR"/>
        </w:rPr>
        <w:t>, clicking on the related card,</w:t>
      </w:r>
      <w:r w:rsidR="00EA3433">
        <w:rPr>
          <w:rFonts w:ascii="Calibri" w:eastAsia="Batang" w:hAnsi="Calibri"/>
          <w:szCs w:val="20"/>
          <w:lang w:val="en-US" w:eastAsia="ko-KR"/>
        </w:rPr>
        <w:t xml:space="preserve"> as</w:t>
      </w:r>
      <w:r w:rsidR="00821FF3">
        <w:rPr>
          <w:rFonts w:ascii="Calibri" w:eastAsia="Batang" w:hAnsi="Calibri"/>
          <w:szCs w:val="20"/>
          <w:lang w:val="en-US" w:eastAsia="ko-KR"/>
        </w:rPr>
        <w:t xml:space="preserve"> shown in </w:t>
      </w:r>
      <w:r w:rsidR="00821FF3">
        <w:rPr>
          <w:rFonts w:ascii="Calibri" w:eastAsia="Batang" w:hAnsi="Calibri"/>
          <w:szCs w:val="20"/>
          <w:lang w:val="en-US" w:eastAsia="ko-KR"/>
        </w:rPr>
        <w:fldChar w:fldCharType="begin"/>
      </w:r>
      <w:r w:rsidR="00821FF3">
        <w:rPr>
          <w:rFonts w:ascii="Calibri" w:eastAsia="Batang" w:hAnsi="Calibri"/>
          <w:szCs w:val="20"/>
          <w:lang w:val="en-US" w:eastAsia="ko-KR"/>
        </w:rPr>
        <w:instrText xml:space="preserve"> REF _Ref106379164 \h </w:instrText>
      </w:r>
      <w:r w:rsidR="00821FF3">
        <w:rPr>
          <w:rFonts w:ascii="Calibri" w:eastAsia="Batang" w:hAnsi="Calibri"/>
          <w:szCs w:val="20"/>
          <w:lang w:val="en-US" w:eastAsia="ko-KR"/>
        </w:rPr>
      </w:r>
      <w:r w:rsidR="00821FF3">
        <w:rPr>
          <w:rFonts w:ascii="Calibri" w:eastAsia="Batang" w:hAnsi="Calibri"/>
          <w:szCs w:val="20"/>
          <w:lang w:val="en-US" w:eastAsia="ko-KR"/>
        </w:rPr>
        <w:fldChar w:fldCharType="separate"/>
      </w:r>
      <w:r w:rsidR="003A4014">
        <w:t xml:space="preserve">Figure </w:t>
      </w:r>
      <w:r w:rsidR="003A4014">
        <w:rPr>
          <w:noProof/>
        </w:rPr>
        <w:t>34</w:t>
      </w:r>
      <w:r w:rsidR="00821FF3">
        <w:rPr>
          <w:rFonts w:ascii="Calibri" w:eastAsia="Batang" w:hAnsi="Calibri"/>
          <w:szCs w:val="20"/>
          <w:lang w:val="en-US" w:eastAsia="ko-KR"/>
        </w:rPr>
        <w:fldChar w:fldCharType="end"/>
      </w:r>
      <w:r w:rsidR="00821FF3">
        <w:rPr>
          <w:rFonts w:ascii="Calibri" w:eastAsia="Batang" w:hAnsi="Calibri"/>
          <w:szCs w:val="20"/>
          <w:lang w:val="en-US" w:eastAsia="ko-KR"/>
        </w:rPr>
        <w:t>.</w:t>
      </w:r>
    </w:p>
    <w:p w14:paraId="5335E505" w14:textId="559FDF8F" w:rsidR="00821FF3" w:rsidRDefault="00821FF3" w:rsidP="004C4A09">
      <w:pPr>
        <w:rPr>
          <w:rFonts w:ascii="Calibri" w:eastAsia="Batang" w:hAnsi="Calibri"/>
          <w:szCs w:val="20"/>
          <w:lang w:val="en-US" w:eastAsia="ko-KR"/>
        </w:rPr>
      </w:pPr>
    </w:p>
    <w:p w14:paraId="1D9D8BD5" w14:textId="77777777" w:rsidR="00821FF3" w:rsidRDefault="00821FF3" w:rsidP="00821FF3">
      <w:pPr>
        <w:keepNext/>
      </w:pPr>
      <w:r>
        <w:rPr>
          <w:noProof/>
          <w:lang w:val="en-GB" w:eastAsia="en-GB"/>
        </w:rPr>
        <w:lastRenderedPageBreak/>
        <w:drawing>
          <wp:inline distT="0" distB="0" distL="0" distR="0" wp14:anchorId="749D11CD" wp14:editId="1088318D">
            <wp:extent cx="5372850" cy="6792273"/>
            <wp:effectExtent l="19050" t="19050" r="18415" b="2794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0">
                      <a:extLst>
                        <a:ext uri="{28A0092B-C50C-407E-A947-70E740481C1C}">
                          <a14:useLocalDpi xmlns:a14="http://schemas.microsoft.com/office/drawing/2010/main" val="0"/>
                        </a:ext>
                      </a:extLst>
                    </a:blip>
                    <a:stretch>
                      <a:fillRect/>
                    </a:stretch>
                  </pic:blipFill>
                  <pic:spPr>
                    <a:xfrm>
                      <a:off x="0" y="0"/>
                      <a:ext cx="5372850" cy="6792273"/>
                    </a:xfrm>
                    <a:prstGeom prst="rect">
                      <a:avLst/>
                    </a:prstGeom>
                    <a:ln>
                      <a:solidFill>
                        <a:schemeClr val="bg1">
                          <a:lumMod val="50000"/>
                        </a:schemeClr>
                      </a:solidFill>
                    </a:ln>
                  </pic:spPr>
                </pic:pic>
              </a:graphicData>
            </a:graphic>
          </wp:inline>
        </w:drawing>
      </w:r>
    </w:p>
    <w:p w14:paraId="71505C9E" w14:textId="37E54B9C" w:rsidR="00821FF3" w:rsidRDefault="00821FF3" w:rsidP="00821FF3">
      <w:pPr>
        <w:pStyle w:val="Didascalia"/>
      </w:pPr>
      <w:bookmarkStart w:id="33" w:name="_Ref106379164"/>
      <w:r>
        <w:t xml:space="preserve">Figure </w:t>
      </w:r>
      <w:r>
        <w:fldChar w:fldCharType="begin"/>
      </w:r>
      <w:r>
        <w:instrText xml:space="preserve"> SEQ Figure \* ARABIC </w:instrText>
      </w:r>
      <w:r>
        <w:fldChar w:fldCharType="separate"/>
      </w:r>
      <w:r w:rsidR="00A51BDE">
        <w:rPr>
          <w:noProof/>
        </w:rPr>
        <w:t>34</w:t>
      </w:r>
      <w:r>
        <w:fldChar w:fldCharType="end"/>
      </w:r>
      <w:bookmarkEnd w:id="33"/>
      <w:r>
        <w:t xml:space="preserve"> Farm detail</w:t>
      </w:r>
      <w:r w:rsidR="000559B8">
        <w:t>ed view</w:t>
      </w:r>
    </w:p>
    <w:p w14:paraId="1633524F" w14:textId="77777777" w:rsidR="00A51BDE" w:rsidRDefault="00A51BDE" w:rsidP="003A4014">
      <w:pPr>
        <w:rPr>
          <w:lang w:val="en-GB"/>
        </w:rPr>
      </w:pPr>
    </w:p>
    <w:p w14:paraId="4D902BA7" w14:textId="1AD5C6AB" w:rsidR="003A4014" w:rsidRDefault="003A4014" w:rsidP="003A4014">
      <w:pPr>
        <w:rPr>
          <w:lang w:val="en-GB"/>
        </w:rPr>
      </w:pPr>
      <w:r>
        <w:rPr>
          <w:lang w:val="en-GB"/>
        </w:rPr>
        <w:t xml:space="preserve">If the user wants to go back to the farms list, he </w:t>
      </w:r>
      <w:proofErr w:type="gramStart"/>
      <w:r>
        <w:rPr>
          <w:lang w:val="en-GB"/>
        </w:rPr>
        <w:t>has to</w:t>
      </w:r>
      <w:proofErr w:type="gramEnd"/>
      <w:r>
        <w:rPr>
          <w:lang w:val="en-GB"/>
        </w:rPr>
        <w:t xml:space="preserve"> click on the “list” button.</w:t>
      </w:r>
    </w:p>
    <w:p w14:paraId="5E814BC3" w14:textId="77777777" w:rsidR="00A51BDE" w:rsidRDefault="003A4014" w:rsidP="00A51BDE">
      <w:pPr>
        <w:keepNext/>
        <w:jc w:val="center"/>
      </w:pPr>
      <w:r>
        <w:rPr>
          <w:noProof/>
          <w:lang w:val="en-GB"/>
        </w:rPr>
        <w:lastRenderedPageBreak/>
        <w:drawing>
          <wp:inline distT="0" distB="0" distL="0" distR="0" wp14:anchorId="2368999A" wp14:editId="57B0CFAA">
            <wp:extent cx="3702050" cy="2132801"/>
            <wp:effectExtent l="19050" t="19050" r="12700" b="2032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51">
                      <a:extLst>
                        <a:ext uri="{28A0092B-C50C-407E-A947-70E740481C1C}">
                          <a14:useLocalDpi xmlns:a14="http://schemas.microsoft.com/office/drawing/2010/main" val="0"/>
                        </a:ext>
                      </a:extLst>
                    </a:blip>
                    <a:stretch>
                      <a:fillRect/>
                    </a:stretch>
                  </pic:blipFill>
                  <pic:spPr>
                    <a:xfrm>
                      <a:off x="0" y="0"/>
                      <a:ext cx="3708286" cy="2136394"/>
                    </a:xfrm>
                    <a:prstGeom prst="rect">
                      <a:avLst/>
                    </a:prstGeom>
                    <a:ln>
                      <a:solidFill>
                        <a:schemeClr val="bg1">
                          <a:lumMod val="50000"/>
                        </a:schemeClr>
                      </a:solidFill>
                    </a:ln>
                  </pic:spPr>
                </pic:pic>
              </a:graphicData>
            </a:graphic>
          </wp:inline>
        </w:drawing>
      </w:r>
    </w:p>
    <w:p w14:paraId="2DF997DA" w14:textId="5CCE4C57" w:rsidR="003A4014" w:rsidRDefault="00A51BDE" w:rsidP="00A51BDE">
      <w:pPr>
        <w:pStyle w:val="Didascalia"/>
      </w:pPr>
      <w:r>
        <w:t xml:space="preserve">Figure </w:t>
      </w:r>
      <w:r>
        <w:fldChar w:fldCharType="begin"/>
      </w:r>
      <w:r>
        <w:instrText xml:space="preserve"> SEQ Figure \* ARABIC </w:instrText>
      </w:r>
      <w:r>
        <w:fldChar w:fldCharType="separate"/>
      </w:r>
      <w:r>
        <w:rPr>
          <w:noProof/>
        </w:rPr>
        <w:t>35</w:t>
      </w:r>
      <w:r>
        <w:fldChar w:fldCharType="end"/>
      </w:r>
      <w:r>
        <w:t xml:space="preserve"> Go to Farms list</w:t>
      </w:r>
    </w:p>
    <w:p w14:paraId="4146DC45" w14:textId="77777777" w:rsidR="003A4014" w:rsidRPr="003A4014" w:rsidRDefault="003A4014" w:rsidP="003A4014">
      <w:pPr>
        <w:rPr>
          <w:lang w:val="en-GB"/>
        </w:rPr>
      </w:pPr>
    </w:p>
    <w:p w14:paraId="08997F1F" w14:textId="2D41129D" w:rsidR="00B23E57" w:rsidRDefault="00EA3433" w:rsidP="00B23E57">
      <w:pPr>
        <w:pStyle w:val="Titolo4"/>
        <w:rPr>
          <w:rStyle w:val="normaltextrun"/>
        </w:rPr>
      </w:pPr>
      <w:r>
        <w:rPr>
          <w:rStyle w:val="normaltextrun"/>
        </w:rPr>
        <w:t xml:space="preserve">Pilots </w:t>
      </w:r>
    </w:p>
    <w:p w14:paraId="764D1874" w14:textId="65871531" w:rsidR="00BB1358" w:rsidRDefault="00422816" w:rsidP="00BB1358">
      <w:pPr>
        <w:jc w:val="both"/>
        <w:rPr>
          <w:rFonts w:ascii="Calibri" w:eastAsia="Batang" w:hAnsi="Calibri"/>
          <w:szCs w:val="20"/>
          <w:lang w:val="en-US" w:eastAsia="ko-KR"/>
        </w:rPr>
      </w:pPr>
      <w:r w:rsidRPr="00843D9B">
        <w:rPr>
          <w:rFonts w:ascii="Calibri" w:eastAsia="Batang" w:hAnsi="Calibri"/>
          <w:szCs w:val="20"/>
          <w:lang w:val="en-US" w:eastAsia="ko-KR"/>
        </w:rPr>
        <w:t xml:space="preserve">The application </w:t>
      </w:r>
      <w:r>
        <w:rPr>
          <w:rFonts w:ascii="Calibri" w:eastAsia="Batang" w:hAnsi="Calibri"/>
          <w:szCs w:val="20"/>
          <w:lang w:val="en-US" w:eastAsia="ko-KR"/>
        </w:rPr>
        <w:t>includes a</w:t>
      </w:r>
      <w:r w:rsidR="004C4A09" w:rsidRPr="00843D9B">
        <w:rPr>
          <w:rFonts w:ascii="Calibri" w:eastAsia="Batang" w:hAnsi="Calibri"/>
          <w:szCs w:val="20"/>
          <w:lang w:val="en-US" w:eastAsia="ko-KR"/>
        </w:rPr>
        <w:t xml:space="preserve"> collection of </w:t>
      </w:r>
      <w:r w:rsidR="00BA6AF8">
        <w:rPr>
          <w:rFonts w:ascii="Calibri" w:eastAsia="Batang" w:hAnsi="Calibri"/>
          <w:szCs w:val="20"/>
          <w:lang w:val="en-US" w:eastAsia="ko-KR"/>
        </w:rPr>
        <w:t>agricultural</w:t>
      </w:r>
      <w:r w:rsidR="004C4A09" w:rsidRPr="00843D9B">
        <w:rPr>
          <w:rFonts w:ascii="Calibri" w:eastAsia="Batang" w:hAnsi="Calibri"/>
          <w:szCs w:val="20"/>
          <w:lang w:val="en-US" w:eastAsia="ko-KR"/>
        </w:rPr>
        <w:t xml:space="preserve"> experiments, </w:t>
      </w:r>
      <w:r w:rsidR="00725CCC">
        <w:rPr>
          <w:rFonts w:ascii="Calibri" w:eastAsia="Batang" w:hAnsi="Calibri"/>
          <w:szCs w:val="20"/>
          <w:lang w:val="en-US" w:eastAsia="ko-KR"/>
        </w:rPr>
        <w:t xml:space="preserve">developed </w:t>
      </w:r>
      <w:r w:rsidR="00EA3433">
        <w:rPr>
          <w:rFonts w:ascii="Calibri" w:eastAsia="Batang" w:hAnsi="Calibri"/>
          <w:szCs w:val="20"/>
          <w:lang w:val="en-US" w:eastAsia="ko-KR"/>
        </w:rPr>
        <w:t>solution</w:t>
      </w:r>
      <w:r w:rsidR="00725CCC">
        <w:rPr>
          <w:rFonts w:ascii="Calibri" w:eastAsia="Batang" w:hAnsi="Calibri"/>
          <w:szCs w:val="20"/>
          <w:lang w:val="en-US" w:eastAsia="ko-KR"/>
        </w:rPr>
        <w:t>s</w:t>
      </w:r>
      <w:r w:rsidR="00EA3433">
        <w:rPr>
          <w:rFonts w:ascii="Calibri" w:eastAsia="Batang" w:hAnsi="Calibri"/>
          <w:szCs w:val="20"/>
          <w:lang w:val="en-US" w:eastAsia="ko-KR"/>
        </w:rPr>
        <w:t xml:space="preserve"> </w:t>
      </w:r>
      <w:r w:rsidR="00725CCC">
        <w:rPr>
          <w:rFonts w:ascii="Calibri" w:eastAsia="Batang" w:hAnsi="Calibri"/>
          <w:szCs w:val="20"/>
          <w:lang w:val="en-US" w:eastAsia="ko-KR"/>
        </w:rPr>
        <w:t xml:space="preserve">to solve a specific challenge, chosen </w:t>
      </w:r>
      <w:r w:rsidR="004C4A09" w:rsidRPr="00843D9B">
        <w:rPr>
          <w:rFonts w:ascii="Calibri" w:eastAsia="Batang" w:hAnsi="Calibri"/>
          <w:szCs w:val="20"/>
          <w:lang w:val="en-US" w:eastAsia="ko-KR"/>
        </w:rPr>
        <w:t xml:space="preserve">business </w:t>
      </w:r>
      <w:r w:rsidR="00725CCC">
        <w:rPr>
          <w:rFonts w:ascii="Calibri" w:eastAsia="Batang" w:hAnsi="Calibri"/>
          <w:szCs w:val="20"/>
          <w:lang w:val="en-US" w:eastAsia="ko-KR"/>
        </w:rPr>
        <w:t>models</w:t>
      </w:r>
      <w:r w:rsidR="004C4A09" w:rsidRPr="00843D9B">
        <w:rPr>
          <w:rFonts w:ascii="Calibri" w:eastAsia="Batang" w:hAnsi="Calibri"/>
          <w:szCs w:val="20"/>
          <w:lang w:val="en-US" w:eastAsia="ko-KR"/>
        </w:rPr>
        <w:t xml:space="preserve"> </w:t>
      </w:r>
      <w:r w:rsidR="00725CCC">
        <w:rPr>
          <w:rFonts w:ascii="Calibri" w:eastAsia="Batang" w:hAnsi="Calibri"/>
          <w:szCs w:val="20"/>
          <w:lang w:val="en-US" w:eastAsia="ko-KR"/>
        </w:rPr>
        <w:t>as well</w:t>
      </w:r>
      <w:r w:rsidR="004C4A09" w:rsidRPr="00843D9B">
        <w:rPr>
          <w:rFonts w:ascii="Calibri" w:eastAsia="Batang" w:hAnsi="Calibri"/>
          <w:szCs w:val="20"/>
          <w:lang w:val="en-US" w:eastAsia="ko-KR"/>
        </w:rPr>
        <w:t xml:space="preserve"> implementations characteristics.</w:t>
      </w:r>
      <w:r w:rsidR="00BB1358">
        <w:rPr>
          <w:rFonts w:ascii="Calibri" w:eastAsia="Batang" w:hAnsi="Calibri"/>
          <w:szCs w:val="20"/>
          <w:lang w:val="en-US" w:eastAsia="ko-KR"/>
        </w:rPr>
        <w:t xml:space="preserve"> The Search functionality allows to search for key words (</w:t>
      </w:r>
      <w:r w:rsidR="00BB1358">
        <w:rPr>
          <w:rFonts w:ascii="Calibri" w:eastAsia="Batang" w:hAnsi="Calibri"/>
          <w:szCs w:val="20"/>
          <w:lang w:val="en-US" w:eastAsia="ko-KR"/>
        </w:rPr>
        <w:fldChar w:fldCharType="begin"/>
      </w:r>
      <w:r w:rsidR="00BB1358">
        <w:rPr>
          <w:rFonts w:ascii="Calibri" w:eastAsia="Batang" w:hAnsi="Calibri"/>
          <w:szCs w:val="20"/>
          <w:lang w:val="en-US" w:eastAsia="ko-KR"/>
        </w:rPr>
        <w:instrText xml:space="preserve"> REF _Ref106380861 \h </w:instrText>
      </w:r>
      <w:r w:rsidR="00BB1358">
        <w:rPr>
          <w:rFonts w:ascii="Calibri" w:eastAsia="Batang" w:hAnsi="Calibri"/>
          <w:szCs w:val="20"/>
          <w:lang w:val="en-US" w:eastAsia="ko-KR"/>
        </w:rPr>
      </w:r>
      <w:r w:rsidR="00BB1358">
        <w:rPr>
          <w:rFonts w:ascii="Calibri" w:eastAsia="Batang" w:hAnsi="Calibri"/>
          <w:szCs w:val="20"/>
          <w:lang w:val="en-US" w:eastAsia="ko-KR"/>
        </w:rPr>
        <w:fldChar w:fldCharType="separate"/>
      </w:r>
      <w:r w:rsidR="00A51BDE">
        <w:t xml:space="preserve">Figure </w:t>
      </w:r>
      <w:r w:rsidR="00A51BDE">
        <w:rPr>
          <w:noProof/>
        </w:rPr>
        <w:t>36</w:t>
      </w:r>
      <w:r w:rsidR="00BB1358">
        <w:rPr>
          <w:rFonts w:ascii="Calibri" w:eastAsia="Batang" w:hAnsi="Calibri"/>
          <w:szCs w:val="20"/>
          <w:lang w:val="en-US" w:eastAsia="ko-KR"/>
        </w:rPr>
        <w:fldChar w:fldCharType="end"/>
      </w:r>
      <w:r w:rsidR="00BB1358">
        <w:rPr>
          <w:rFonts w:ascii="Calibri" w:eastAsia="Batang" w:hAnsi="Calibri"/>
          <w:szCs w:val="20"/>
          <w:lang w:val="en-US" w:eastAsia="ko-KR"/>
        </w:rPr>
        <w:fldChar w:fldCharType="begin"/>
      </w:r>
      <w:r w:rsidR="00BB1358">
        <w:rPr>
          <w:rFonts w:ascii="Calibri" w:eastAsia="Batang" w:hAnsi="Calibri"/>
          <w:szCs w:val="20"/>
          <w:lang w:val="en-US" w:eastAsia="ko-KR"/>
        </w:rPr>
        <w:instrText xml:space="preserve"> REF _Ref106379776 \h </w:instrText>
      </w:r>
      <w:r w:rsidR="00BB1358">
        <w:rPr>
          <w:rFonts w:ascii="Calibri" w:eastAsia="Batang" w:hAnsi="Calibri"/>
          <w:szCs w:val="20"/>
          <w:lang w:val="en-US" w:eastAsia="ko-KR"/>
        </w:rPr>
      </w:r>
      <w:r w:rsidR="00000000">
        <w:rPr>
          <w:rFonts w:ascii="Calibri" w:eastAsia="Batang" w:hAnsi="Calibri"/>
          <w:szCs w:val="20"/>
          <w:lang w:val="en-US" w:eastAsia="ko-KR"/>
        </w:rPr>
        <w:fldChar w:fldCharType="separate"/>
      </w:r>
      <w:r w:rsidR="00BB1358">
        <w:rPr>
          <w:rFonts w:ascii="Calibri" w:eastAsia="Batang" w:hAnsi="Calibri"/>
          <w:szCs w:val="20"/>
          <w:lang w:val="en-US" w:eastAsia="ko-KR"/>
        </w:rPr>
        <w:fldChar w:fldCharType="end"/>
      </w:r>
      <w:r w:rsidR="00BB1358">
        <w:rPr>
          <w:rFonts w:ascii="Calibri" w:eastAsia="Batang" w:hAnsi="Calibri"/>
          <w:szCs w:val="20"/>
          <w:lang w:val="en-US" w:eastAsia="ko-KR"/>
        </w:rPr>
        <w:t xml:space="preserve">). </w:t>
      </w:r>
    </w:p>
    <w:p w14:paraId="06B01DA5" w14:textId="20676C0C" w:rsidR="00BB1358" w:rsidRDefault="00BB1358" w:rsidP="00BB1358">
      <w:pPr>
        <w:jc w:val="both"/>
        <w:rPr>
          <w:rFonts w:ascii="Calibri" w:eastAsia="Batang" w:hAnsi="Calibri"/>
          <w:szCs w:val="20"/>
          <w:lang w:val="en-US" w:eastAsia="ko-KR"/>
        </w:rPr>
      </w:pPr>
      <w:r>
        <w:rPr>
          <w:rFonts w:ascii="Calibri" w:eastAsia="Batang" w:hAnsi="Calibri"/>
          <w:szCs w:val="20"/>
          <w:lang w:val="en-US" w:eastAsia="ko-KR"/>
        </w:rPr>
        <w:t xml:space="preserve">If the user has the role of Pilot Content Manager, then he will see at the top of the </w:t>
      </w:r>
      <w:r w:rsidR="002B3E6F">
        <w:rPr>
          <w:rFonts w:ascii="Calibri" w:eastAsia="Batang" w:hAnsi="Calibri"/>
          <w:szCs w:val="20"/>
          <w:lang w:val="en-US" w:eastAsia="ko-KR"/>
        </w:rPr>
        <w:t>Pilot</w:t>
      </w:r>
      <w:r>
        <w:rPr>
          <w:rFonts w:ascii="Calibri" w:eastAsia="Batang" w:hAnsi="Calibri"/>
          <w:szCs w:val="20"/>
          <w:lang w:val="en-US" w:eastAsia="ko-KR"/>
        </w:rPr>
        <w:t xml:space="preserve"> </w:t>
      </w:r>
      <w:r w:rsidR="002B3E6F">
        <w:rPr>
          <w:rFonts w:ascii="Calibri" w:eastAsia="Batang" w:hAnsi="Calibri"/>
          <w:szCs w:val="20"/>
          <w:lang w:val="en-US" w:eastAsia="ko-KR"/>
        </w:rPr>
        <w:t>catalogue</w:t>
      </w:r>
      <w:r>
        <w:rPr>
          <w:rFonts w:ascii="Calibri" w:eastAsia="Batang" w:hAnsi="Calibri"/>
          <w:szCs w:val="20"/>
          <w:lang w:val="en-US" w:eastAsia="ko-KR"/>
        </w:rPr>
        <w:t xml:space="preserve">, the button “+ Pilot”. </w:t>
      </w:r>
    </w:p>
    <w:p w14:paraId="3AA8D8C2" w14:textId="3E7C9323" w:rsidR="00E629B1" w:rsidRDefault="00E629B1" w:rsidP="00BB1358">
      <w:pPr>
        <w:jc w:val="both"/>
        <w:rPr>
          <w:rFonts w:ascii="Calibri" w:eastAsia="Batang" w:hAnsi="Calibri"/>
          <w:szCs w:val="20"/>
          <w:lang w:val="en-US" w:eastAsia="ko-KR"/>
        </w:rPr>
      </w:pPr>
      <w:r>
        <w:rPr>
          <w:rFonts w:ascii="Calibri" w:eastAsia="Batang" w:hAnsi="Calibri"/>
          <w:szCs w:val="20"/>
          <w:lang w:val="en-US" w:eastAsia="ko-KR"/>
        </w:rPr>
        <w:t>In the description of a pi</w:t>
      </w:r>
      <w:r w:rsidR="00052234">
        <w:rPr>
          <w:rFonts w:ascii="Calibri" w:eastAsia="Batang" w:hAnsi="Calibri"/>
          <w:szCs w:val="20"/>
          <w:lang w:val="en-US" w:eastAsia="ko-KR"/>
        </w:rPr>
        <w:t>l</w:t>
      </w:r>
      <w:r>
        <w:rPr>
          <w:rFonts w:ascii="Calibri" w:eastAsia="Batang" w:hAnsi="Calibri"/>
          <w:szCs w:val="20"/>
          <w:lang w:val="en-US" w:eastAsia="ko-KR"/>
        </w:rPr>
        <w:t xml:space="preserve">ot, it is possible to add reference to </w:t>
      </w:r>
      <w:proofErr w:type="spellStart"/>
      <w:r>
        <w:rPr>
          <w:rFonts w:ascii="Calibri" w:eastAsia="Batang" w:hAnsi="Calibri"/>
          <w:szCs w:val="20"/>
          <w:lang w:val="en-US" w:eastAsia="ko-KR"/>
        </w:rPr>
        <w:t>organisations</w:t>
      </w:r>
      <w:proofErr w:type="spellEnd"/>
      <w:r>
        <w:rPr>
          <w:rFonts w:ascii="Calibri" w:eastAsia="Batang" w:hAnsi="Calibri"/>
          <w:szCs w:val="20"/>
          <w:lang w:val="en-US" w:eastAsia="ko-KR"/>
        </w:rPr>
        <w:t xml:space="preserve"> and farms which are pilot’s members; to this end, it’s important that those </w:t>
      </w:r>
      <w:proofErr w:type="spellStart"/>
      <w:r>
        <w:rPr>
          <w:rFonts w:ascii="Calibri" w:eastAsia="Batang" w:hAnsi="Calibri"/>
          <w:szCs w:val="20"/>
          <w:lang w:val="en-US" w:eastAsia="ko-KR"/>
        </w:rPr>
        <w:t>organisations</w:t>
      </w:r>
      <w:proofErr w:type="spellEnd"/>
      <w:r>
        <w:rPr>
          <w:rFonts w:ascii="Calibri" w:eastAsia="Batang" w:hAnsi="Calibri"/>
          <w:szCs w:val="20"/>
          <w:lang w:val="en-US" w:eastAsia="ko-KR"/>
        </w:rPr>
        <w:t xml:space="preserve"> and farms are already created in the </w:t>
      </w:r>
      <w:r w:rsidR="00052234">
        <w:rPr>
          <w:rFonts w:ascii="Calibri" w:eastAsia="Batang" w:hAnsi="Calibri"/>
          <w:szCs w:val="20"/>
          <w:lang w:val="en-US" w:eastAsia="ko-KR"/>
        </w:rPr>
        <w:t>respective catalogues.</w:t>
      </w:r>
    </w:p>
    <w:p w14:paraId="4856B3C1" w14:textId="2D6DEE07" w:rsidR="004C4A09" w:rsidRDefault="004C4A09" w:rsidP="00422816">
      <w:pPr>
        <w:jc w:val="both"/>
        <w:rPr>
          <w:rFonts w:ascii="Calibri" w:eastAsia="Batang" w:hAnsi="Calibri"/>
          <w:szCs w:val="20"/>
          <w:lang w:val="en-US" w:eastAsia="ko-KR"/>
        </w:rPr>
      </w:pPr>
    </w:p>
    <w:p w14:paraId="61DBC5E2" w14:textId="14795142" w:rsidR="00BB1358" w:rsidRDefault="00C339A2" w:rsidP="00C339A2">
      <w:pPr>
        <w:keepNext/>
        <w:jc w:val="center"/>
      </w:pPr>
      <w:r>
        <w:rPr>
          <w:noProof/>
        </w:rPr>
        <w:lastRenderedPageBreak/>
        <w:drawing>
          <wp:inline distT="0" distB="0" distL="0" distR="0" wp14:anchorId="0D2F117E" wp14:editId="146BA33F">
            <wp:extent cx="5391150" cy="7439025"/>
            <wp:effectExtent l="19050" t="19050" r="19050" b="2857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52">
                      <a:extLst>
                        <a:ext uri="{28A0092B-C50C-407E-A947-70E740481C1C}">
                          <a14:useLocalDpi xmlns:a14="http://schemas.microsoft.com/office/drawing/2010/main" val="0"/>
                        </a:ext>
                      </a:extLst>
                    </a:blip>
                    <a:stretch>
                      <a:fillRect/>
                    </a:stretch>
                  </pic:blipFill>
                  <pic:spPr>
                    <a:xfrm>
                      <a:off x="0" y="0"/>
                      <a:ext cx="5391150" cy="7439025"/>
                    </a:xfrm>
                    <a:prstGeom prst="rect">
                      <a:avLst/>
                    </a:prstGeom>
                    <a:ln>
                      <a:solidFill>
                        <a:schemeClr val="bg1">
                          <a:lumMod val="50000"/>
                        </a:schemeClr>
                      </a:solidFill>
                    </a:ln>
                  </pic:spPr>
                </pic:pic>
              </a:graphicData>
            </a:graphic>
          </wp:inline>
        </w:drawing>
      </w:r>
    </w:p>
    <w:p w14:paraId="2581CD61" w14:textId="269A7B26" w:rsidR="00BB1358" w:rsidRDefault="00BB1358" w:rsidP="00BB1358">
      <w:pPr>
        <w:pStyle w:val="Didascalia"/>
      </w:pPr>
      <w:bookmarkStart w:id="34" w:name="_Ref106380861"/>
      <w:r>
        <w:t xml:space="preserve">Figure </w:t>
      </w:r>
      <w:r>
        <w:fldChar w:fldCharType="begin"/>
      </w:r>
      <w:r>
        <w:instrText xml:space="preserve"> SEQ Figure \* ARABIC </w:instrText>
      </w:r>
      <w:r>
        <w:fldChar w:fldCharType="separate"/>
      </w:r>
      <w:r w:rsidR="00A51BDE">
        <w:rPr>
          <w:noProof/>
        </w:rPr>
        <w:t>36</w:t>
      </w:r>
      <w:r>
        <w:fldChar w:fldCharType="end"/>
      </w:r>
      <w:bookmarkEnd w:id="34"/>
      <w:r>
        <w:t xml:space="preserve"> Pilots list</w:t>
      </w:r>
    </w:p>
    <w:p w14:paraId="0A44F184" w14:textId="14640812" w:rsidR="00A51BDE" w:rsidRPr="00A51BDE" w:rsidRDefault="00A51BDE" w:rsidP="00A51BDE">
      <w:pPr>
        <w:rPr>
          <w:lang w:val="en-GB"/>
        </w:rPr>
      </w:pPr>
      <w:r>
        <w:rPr>
          <w:rFonts w:ascii="Calibri" w:eastAsia="Batang" w:hAnsi="Calibri"/>
          <w:szCs w:val="20"/>
          <w:lang w:val="en-US" w:eastAsia="ko-KR"/>
        </w:rPr>
        <w:t>For each registered farm, a detailed view is available, clicking on the related card.</w:t>
      </w:r>
      <w:r w:rsidRPr="00A51BDE">
        <w:rPr>
          <w:lang w:val="en-GB"/>
        </w:rPr>
        <w:t xml:space="preserve"> </w:t>
      </w:r>
      <w:r>
        <w:rPr>
          <w:lang w:val="en-GB"/>
        </w:rPr>
        <w:t xml:space="preserve">If the user wants to go back to the pilot list, he </w:t>
      </w:r>
      <w:proofErr w:type="gramStart"/>
      <w:r>
        <w:rPr>
          <w:lang w:val="en-GB"/>
        </w:rPr>
        <w:t>has to</w:t>
      </w:r>
      <w:proofErr w:type="gramEnd"/>
      <w:r>
        <w:rPr>
          <w:lang w:val="en-GB"/>
        </w:rPr>
        <w:t xml:space="preserve"> click on the “list” button</w:t>
      </w:r>
      <w:r>
        <w:rPr>
          <w:rFonts w:ascii="Calibri" w:eastAsia="Batang" w:hAnsi="Calibri"/>
          <w:szCs w:val="20"/>
          <w:lang w:val="en-US" w:eastAsia="ko-KR"/>
        </w:rPr>
        <w:t xml:space="preserve"> (</w:t>
      </w:r>
      <w:r>
        <w:rPr>
          <w:rFonts w:ascii="Calibri" w:eastAsia="Batang" w:hAnsi="Calibri"/>
          <w:szCs w:val="20"/>
          <w:lang w:val="en-US" w:eastAsia="ko-KR"/>
        </w:rPr>
        <w:fldChar w:fldCharType="begin"/>
      </w:r>
      <w:r>
        <w:rPr>
          <w:rFonts w:ascii="Calibri" w:eastAsia="Batang" w:hAnsi="Calibri"/>
          <w:szCs w:val="20"/>
          <w:lang w:val="en-US" w:eastAsia="ko-KR"/>
        </w:rPr>
        <w:instrText xml:space="preserve"> REF _Ref108085616 \h </w:instrText>
      </w:r>
      <w:r>
        <w:rPr>
          <w:rFonts w:ascii="Calibri" w:eastAsia="Batang" w:hAnsi="Calibri"/>
          <w:szCs w:val="20"/>
          <w:lang w:val="en-US" w:eastAsia="ko-KR"/>
        </w:rPr>
      </w:r>
      <w:r>
        <w:rPr>
          <w:rFonts w:ascii="Calibri" w:eastAsia="Batang" w:hAnsi="Calibri"/>
          <w:szCs w:val="20"/>
          <w:lang w:val="en-US" w:eastAsia="ko-KR"/>
        </w:rPr>
        <w:fldChar w:fldCharType="separate"/>
      </w:r>
      <w:r>
        <w:t xml:space="preserve">Figure </w:t>
      </w:r>
      <w:r>
        <w:rPr>
          <w:noProof/>
        </w:rPr>
        <w:t>37</w:t>
      </w:r>
      <w:r>
        <w:rPr>
          <w:rFonts w:ascii="Calibri" w:eastAsia="Batang" w:hAnsi="Calibri"/>
          <w:szCs w:val="20"/>
          <w:lang w:val="en-US" w:eastAsia="ko-KR"/>
        </w:rPr>
        <w:fldChar w:fldCharType="end"/>
      </w:r>
      <w:r>
        <w:rPr>
          <w:rFonts w:ascii="Calibri" w:eastAsia="Batang" w:hAnsi="Calibri"/>
          <w:szCs w:val="20"/>
          <w:lang w:val="en-US" w:eastAsia="ko-KR"/>
        </w:rPr>
        <w:t>).</w:t>
      </w:r>
    </w:p>
    <w:p w14:paraId="5C0B283D" w14:textId="1EC0667C" w:rsidR="00A51BDE" w:rsidRDefault="00A51BDE" w:rsidP="00A51BDE">
      <w:pPr>
        <w:keepNext/>
        <w:jc w:val="center"/>
      </w:pPr>
      <w:r>
        <w:rPr>
          <w:noProof/>
        </w:rPr>
        <w:lastRenderedPageBreak/>
        <w:drawing>
          <wp:inline distT="0" distB="0" distL="0" distR="0" wp14:anchorId="56286AD4" wp14:editId="0C0B0ED6">
            <wp:extent cx="3957314" cy="2667000"/>
            <wp:effectExtent l="19050" t="19050" r="24765" b="1905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3959790" cy="2668669"/>
                    </a:xfrm>
                    <a:prstGeom prst="rect">
                      <a:avLst/>
                    </a:prstGeom>
                    <a:ln>
                      <a:solidFill>
                        <a:schemeClr val="bg1">
                          <a:lumMod val="50000"/>
                        </a:schemeClr>
                      </a:solidFill>
                    </a:ln>
                  </pic:spPr>
                </pic:pic>
              </a:graphicData>
            </a:graphic>
          </wp:inline>
        </w:drawing>
      </w:r>
    </w:p>
    <w:p w14:paraId="049B726F" w14:textId="584BE2BD" w:rsidR="00A51BDE" w:rsidRPr="00A51BDE" w:rsidRDefault="00A51BDE" w:rsidP="00A51BDE">
      <w:pPr>
        <w:pStyle w:val="Didascalia"/>
        <w:rPr>
          <w:lang w:val="en-US"/>
        </w:rPr>
      </w:pPr>
      <w:bookmarkStart w:id="35" w:name="_Ref108085616"/>
      <w:r>
        <w:t xml:space="preserve">Figure </w:t>
      </w:r>
      <w:r>
        <w:fldChar w:fldCharType="begin"/>
      </w:r>
      <w:r>
        <w:instrText xml:space="preserve"> SEQ Figure \* ARABIC </w:instrText>
      </w:r>
      <w:r>
        <w:fldChar w:fldCharType="separate"/>
      </w:r>
      <w:r>
        <w:rPr>
          <w:noProof/>
        </w:rPr>
        <w:t>37</w:t>
      </w:r>
      <w:r>
        <w:fldChar w:fldCharType="end"/>
      </w:r>
      <w:bookmarkEnd w:id="35"/>
      <w:r>
        <w:t xml:space="preserve"> Pilot details</w:t>
      </w:r>
    </w:p>
    <w:p w14:paraId="668E784A" w14:textId="77777777" w:rsidR="00A51BDE" w:rsidRDefault="00A51BDE" w:rsidP="00A51BDE">
      <w:pPr>
        <w:rPr>
          <w:lang w:val="en-GB"/>
        </w:rPr>
      </w:pPr>
    </w:p>
    <w:p w14:paraId="3E588126" w14:textId="645F6A5D" w:rsidR="00BB1358" w:rsidRDefault="00BB1358" w:rsidP="00BB1358">
      <w:pPr>
        <w:rPr>
          <w:lang w:val="en-GB"/>
        </w:rPr>
      </w:pPr>
    </w:p>
    <w:p w14:paraId="1C936C65" w14:textId="750D4CDD" w:rsidR="000941A3" w:rsidRDefault="000941A3" w:rsidP="000941A3">
      <w:pPr>
        <w:pStyle w:val="Titolo3"/>
        <w:rPr>
          <w:rStyle w:val="normaltextrun"/>
        </w:rPr>
      </w:pPr>
      <w:r>
        <w:rPr>
          <w:rStyle w:val="normaltextrun"/>
        </w:rPr>
        <w:t>Innovation space</w:t>
      </w:r>
    </w:p>
    <w:p w14:paraId="61A14CAD" w14:textId="4AD0AE60" w:rsidR="006D1CEA" w:rsidRDefault="006D1CEA" w:rsidP="000941A3">
      <w:pPr>
        <w:pStyle w:val="Titolo4"/>
        <w:rPr>
          <w:rStyle w:val="normaltextrun"/>
        </w:rPr>
      </w:pPr>
      <w:r>
        <w:rPr>
          <w:rStyle w:val="normaltextrun"/>
        </w:rPr>
        <w:t>Co-creation application</w:t>
      </w:r>
    </w:p>
    <w:p w14:paraId="55BB83EF" w14:textId="5B6D26BE" w:rsidR="00B23E57" w:rsidRDefault="00725CCC" w:rsidP="00725CCC">
      <w:pPr>
        <w:jc w:val="both"/>
        <w:rPr>
          <w:lang w:val="en-US" w:eastAsia="en-GB"/>
        </w:rPr>
      </w:pPr>
      <w:r>
        <w:rPr>
          <w:b/>
          <w:bCs/>
          <w:lang w:val="en-US" w:eastAsia="en-GB"/>
        </w:rPr>
        <w:t xml:space="preserve">The </w:t>
      </w:r>
      <w:r w:rsidRPr="00725CCC">
        <w:rPr>
          <w:b/>
          <w:bCs/>
          <w:lang w:val="en-US" w:eastAsia="en-GB"/>
        </w:rPr>
        <w:t>Co-Creation Application</w:t>
      </w:r>
      <w:r w:rsidRPr="00725CCC">
        <w:rPr>
          <w:lang w:val="en-US" w:eastAsia="en-GB"/>
        </w:rPr>
        <w:t xml:space="preserve"> aims to enable farmers, software providers and </w:t>
      </w:r>
      <w:proofErr w:type="spellStart"/>
      <w:r w:rsidRPr="00725CCC">
        <w:rPr>
          <w:lang w:val="en-US" w:eastAsia="en-GB"/>
        </w:rPr>
        <w:t>agri</w:t>
      </w:r>
      <w:proofErr w:type="spellEnd"/>
      <w:r w:rsidRPr="00725CCC">
        <w:rPr>
          <w:lang w:val="en-US" w:eastAsia="en-GB"/>
        </w:rPr>
        <w:t>-advisory services to work on smart-</w:t>
      </w:r>
      <w:proofErr w:type="spellStart"/>
      <w:r w:rsidRPr="00725CCC">
        <w:rPr>
          <w:lang w:val="en-US" w:eastAsia="en-GB"/>
        </w:rPr>
        <w:t>agri</w:t>
      </w:r>
      <w:proofErr w:type="spellEnd"/>
      <w:r w:rsidRPr="00725CCC">
        <w:rPr>
          <w:lang w:val="en-US" w:eastAsia="en-GB"/>
        </w:rPr>
        <w:t xml:space="preserve"> solutions in a collaborative way, thus ensuring the demand-driven development of affordable, </w:t>
      </w:r>
      <w:proofErr w:type="gramStart"/>
      <w:r w:rsidRPr="00725CCC">
        <w:rPr>
          <w:lang w:val="en-US" w:eastAsia="en-GB"/>
        </w:rPr>
        <w:t>accessible</w:t>
      </w:r>
      <w:proofErr w:type="gramEnd"/>
      <w:r w:rsidRPr="00725CCC">
        <w:rPr>
          <w:lang w:val="en-US" w:eastAsia="en-GB"/>
        </w:rPr>
        <w:t xml:space="preserve"> and interoperable up-to-date technology that fits farmers' needs</w:t>
      </w:r>
      <w:r>
        <w:rPr>
          <w:lang w:val="en-US" w:eastAsia="en-GB"/>
        </w:rPr>
        <w:t>.</w:t>
      </w:r>
    </w:p>
    <w:p w14:paraId="05743339" w14:textId="4C9D9E0A" w:rsidR="001272B7" w:rsidRDefault="001272B7" w:rsidP="00725CCC">
      <w:pPr>
        <w:jc w:val="both"/>
        <w:rPr>
          <w:lang w:val="en-US" w:eastAsia="en-GB"/>
        </w:rPr>
      </w:pPr>
      <w:commentRangeStart w:id="36"/>
      <w:r>
        <w:rPr>
          <w:lang w:val="en-US" w:eastAsia="en-GB"/>
        </w:rPr>
        <w:t>The co-creation process</w:t>
      </w:r>
      <w:r w:rsidR="00F7607F">
        <w:rPr>
          <w:lang w:val="en-US" w:eastAsia="en-GB"/>
        </w:rPr>
        <w:t xml:space="preserve"> is still under </w:t>
      </w:r>
      <w:proofErr w:type="gramStart"/>
      <w:r w:rsidR="00F7607F">
        <w:rPr>
          <w:lang w:val="en-US" w:eastAsia="en-GB"/>
        </w:rPr>
        <w:t>d</w:t>
      </w:r>
      <w:r w:rsidR="00B22DC1">
        <w:rPr>
          <w:lang w:val="en-US" w:eastAsia="en-GB"/>
        </w:rPr>
        <w:t>efinition,</w:t>
      </w:r>
      <w:proofErr w:type="gramEnd"/>
      <w:r w:rsidR="00B22DC1">
        <w:rPr>
          <w:lang w:val="en-US" w:eastAsia="en-GB"/>
        </w:rPr>
        <w:t xml:space="preserve"> however it</w:t>
      </w:r>
      <w:r>
        <w:rPr>
          <w:lang w:val="en-US" w:eastAsia="en-GB"/>
        </w:rPr>
        <w:t xml:space="preserve"> follows these steps:</w:t>
      </w:r>
    </w:p>
    <w:p w14:paraId="5F3150F5" w14:textId="0DD23D6F" w:rsidR="001272B7" w:rsidRDefault="001272B7" w:rsidP="001272B7">
      <w:pPr>
        <w:pStyle w:val="Paragrafoelenco"/>
        <w:numPr>
          <w:ilvl w:val="0"/>
          <w:numId w:val="31"/>
        </w:numPr>
        <w:jc w:val="both"/>
        <w:rPr>
          <w:lang w:val="en-US" w:eastAsia="en-GB"/>
        </w:rPr>
      </w:pPr>
      <w:r>
        <w:rPr>
          <w:lang w:val="en-US" w:eastAsia="en-GB"/>
        </w:rPr>
        <w:t xml:space="preserve">A farmer or a </w:t>
      </w:r>
      <w:r w:rsidR="00AA79DF">
        <w:rPr>
          <w:lang w:val="en-US" w:eastAsia="en-GB"/>
        </w:rPr>
        <w:t>f</w:t>
      </w:r>
      <w:r>
        <w:rPr>
          <w:lang w:val="en-US" w:eastAsia="en-GB"/>
        </w:rPr>
        <w:t xml:space="preserve">armer </w:t>
      </w:r>
      <w:r w:rsidR="00AA79DF">
        <w:rPr>
          <w:lang w:val="en-US" w:eastAsia="en-GB"/>
        </w:rPr>
        <w:t>a</w:t>
      </w:r>
      <w:r>
        <w:rPr>
          <w:lang w:val="en-US" w:eastAsia="en-GB"/>
        </w:rPr>
        <w:t xml:space="preserve">ssociation representative or an advisor (with a specific role inside the platform) creates a challenge which consists in a farmer </w:t>
      </w:r>
      <w:proofErr w:type="gramStart"/>
      <w:r>
        <w:rPr>
          <w:lang w:val="en-US" w:eastAsia="en-GB"/>
        </w:rPr>
        <w:t>need;</w:t>
      </w:r>
      <w:proofErr w:type="gramEnd"/>
    </w:p>
    <w:p w14:paraId="2F6BABF2" w14:textId="5D906B38" w:rsidR="001272B7" w:rsidRDefault="001272B7" w:rsidP="001272B7">
      <w:pPr>
        <w:pStyle w:val="Paragrafoelenco"/>
        <w:numPr>
          <w:ilvl w:val="0"/>
          <w:numId w:val="31"/>
        </w:numPr>
        <w:jc w:val="both"/>
        <w:rPr>
          <w:lang w:val="en-US" w:eastAsia="en-GB"/>
        </w:rPr>
      </w:pPr>
      <w:r>
        <w:rPr>
          <w:lang w:val="en-US" w:eastAsia="en-GB"/>
        </w:rPr>
        <w:t>SOCS users can request</w:t>
      </w:r>
      <w:r w:rsidR="00AA79DF">
        <w:rPr>
          <w:lang w:val="en-US" w:eastAsia="en-GB"/>
        </w:rPr>
        <w:t xml:space="preserve"> to the challenge author</w:t>
      </w:r>
      <w:r>
        <w:rPr>
          <w:lang w:val="en-US" w:eastAsia="en-GB"/>
        </w:rPr>
        <w:t xml:space="preserve"> to co-create</w:t>
      </w:r>
      <w:r w:rsidR="00AA79DF">
        <w:rPr>
          <w:lang w:val="en-US" w:eastAsia="en-GB"/>
        </w:rPr>
        <w:t>,</w:t>
      </w:r>
      <w:r>
        <w:rPr>
          <w:lang w:val="en-US" w:eastAsia="en-GB"/>
        </w:rPr>
        <w:t xml:space="preserve"> to design a solution that can answer to that </w:t>
      </w:r>
      <w:proofErr w:type="gramStart"/>
      <w:r>
        <w:rPr>
          <w:lang w:val="en-US" w:eastAsia="en-GB"/>
        </w:rPr>
        <w:t>challenge;</w:t>
      </w:r>
      <w:proofErr w:type="gramEnd"/>
    </w:p>
    <w:p w14:paraId="1A2BEEFD" w14:textId="4FF88436" w:rsidR="001272B7" w:rsidRDefault="001272B7" w:rsidP="001272B7">
      <w:pPr>
        <w:pStyle w:val="Paragrafoelenco"/>
        <w:numPr>
          <w:ilvl w:val="0"/>
          <w:numId w:val="31"/>
        </w:numPr>
        <w:jc w:val="both"/>
        <w:rPr>
          <w:lang w:val="en-US" w:eastAsia="en-GB"/>
        </w:rPr>
      </w:pPr>
      <w:r>
        <w:rPr>
          <w:lang w:val="en-US" w:eastAsia="en-GB"/>
        </w:rPr>
        <w:t>The challenge owner accepts the request and</w:t>
      </w:r>
      <w:r w:rsidR="00B1347D">
        <w:rPr>
          <w:lang w:val="en-US" w:eastAsia="en-GB"/>
        </w:rPr>
        <w:t>,</w:t>
      </w:r>
      <w:r>
        <w:rPr>
          <w:lang w:val="en-US" w:eastAsia="en-GB"/>
        </w:rPr>
        <w:t xml:space="preserve"> the user interested in that challenge</w:t>
      </w:r>
      <w:r w:rsidR="00B1347D">
        <w:rPr>
          <w:lang w:val="en-US" w:eastAsia="en-GB"/>
        </w:rPr>
        <w:t>,</w:t>
      </w:r>
      <w:r>
        <w:rPr>
          <w:lang w:val="en-US" w:eastAsia="en-GB"/>
        </w:rPr>
        <w:t xml:space="preserve"> can invite other </w:t>
      </w:r>
      <w:r w:rsidR="00B1347D">
        <w:rPr>
          <w:lang w:val="en-US" w:eastAsia="en-GB"/>
        </w:rPr>
        <w:t>collaborators (</w:t>
      </w:r>
      <w:proofErr w:type="gramStart"/>
      <w:r w:rsidR="00AA79DF">
        <w:rPr>
          <w:lang w:val="en-US" w:eastAsia="en-GB"/>
        </w:rPr>
        <w:t>i.e.</w:t>
      </w:r>
      <w:proofErr w:type="gramEnd"/>
      <w:r w:rsidR="00AA79DF">
        <w:rPr>
          <w:lang w:val="en-US" w:eastAsia="en-GB"/>
        </w:rPr>
        <w:t xml:space="preserve"> SOCS users </w:t>
      </w:r>
      <w:r w:rsidR="00B1347D">
        <w:rPr>
          <w:lang w:val="en-US" w:eastAsia="en-GB"/>
        </w:rPr>
        <w:t>with different skills) to co-design the solution. In this way team</w:t>
      </w:r>
      <w:r w:rsidR="00AA79DF">
        <w:rPr>
          <w:lang w:val="en-US" w:eastAsia="en-GB"/>
        </w:rPr>
        <w:t>’s</w:t>
      </w:r>
      <w:r w:rsidR="00B1347D">
        <w:rPr>
          <w:lang w:val="en-US" w:eastAsia="en-GB"/>
        </w:rPr>
        <w:t xml:space="preserve"> member</w:t>
      </w:r>
      <w:r w:rsidR="00AA79DF">
        <w:rPr>
          <w:lang w:val="en-US" w:eastAsia="en-GB"/>
        </w:rPr>
        <w:t>s</w:t>
      </w:r>
      <w:r w:rsidR="00B1347D">
        <w:rPr>
          <w:lang w:val="en-US" w:eastAsia="en-GB"/>
        </w:rPr>
        <w:t xml:space="preserve"> will work </w:t>
      </w:r>
      <w:r w:rsidR="00AA79DF">
        <w:rPr>
          <w:lang w:val="en-US" w:eastAsia="en-GB"/>
        </w:rPr>
        <w:t xml:space="preserve">together </w:t>
      </w:r>
      <w:r w:rsidR="00B1347D">
        <w:rPr>
          <w:lang w:val="en-US" w:eastAsia="en-GB"/>
        </w:rPr>
        <w:t xml:space="preserve">to design </w:t>
      </w:r>
      <w:r w:rsidR="00AA79DF">
        <w:rPr>
          <w:lang w:val="en-US" w:eastAsia="en-GB"/>
        </w:rPr>
        <w:t>their</w:t>
      </w:r>
      <w:r w:rsidR="00B1347D">
        <w:rPr>
          <w:lang w:val="en-US" w:eastAsia="en-GB"/>
        </w:rPr>
        <w:t xml:space="preserve"> solution. Different teams can work to design different solution</w:t>
      </w:r>
      <w:r w:rsidR="00F7607F">
        <w:rPr>
          <w:lang w:val="en-US" w:eastAsia="en-GB"/>
        </w:rPr>
        <w:t>s</w:t>
      </w:r>
      <w:r w:rsidR="00B1347D">
        <w:rPr>
          <w:lang w:val="en-US" w:eastAsia="en-GB"/>
        </w:rPr>
        <w:t xml:space="preserve"> for the same challenge.</w:t>
      </w:r>
    </w:p>
    <w:p w14:paraId="638DFB25" w14:textId="3B828B3A" w:rsidR="00F7607F" w:rsidRDefault="00F7607F" w:rsidP="001272B7">
      <w:pPr>
        <w:pStyle w:val="Paragrafoelenco"/>
        <w:numPr>
          <w:ilvl w:val="0"/>
          <w:numId w:val="31"/>
        </w:numPr>
        <w:jc w:val="both"/>
        <w:rPr>
          <w:lang w:val="en-US" w:eastAsia="en-GB"/>
        </w:rPr>
      </w:pPr>
      <w:r>
        <w:rPr>
          <w:lang w:val="en-US" w:eastAsia="en-GB"/>
        </w:rPr>
        <w:t xml:space="preserve">The team’s members, each one with his own skill, can collaborate to design the solution sharing milestones, </w:t>
      </w:r>
      <w:proofErr w:type="gramStart"/>
      <w:r>
        <w:rPr>
          <w:lang w:val="en-US" w:eastAsia="en-GB"/>
        </w:rPr>
        <w:t>documents</w:t>
      </w:r>
      <w:proofErr w:type="gramEnd"/>
      <w:r>
        <w:rPr>
          <w:lang w:val="en-US" w:eastAsia="en-GB"/>
        </w:rPr>
        <w:t xml:space="preserve"> and answers to the posed questions.</w:t>
      </w:r>
    </w:p>
    <w:p w14:paraId="1A23F4DB" w14:textId="49415B66" w:rsidR="00F7607F" w:rsidRPr="001272B7" w:rsidRDefault="00F7607F" w:rsidP="001272B7">
      <w:pPr>
        <w:pStyle w:val="Paragrafoelenco"/>
        <w:numPr>
          <w:ilvl w:val="0"/>
          <w:numId w:val="31"/>
        </w:numPr>
        <w:jc w:val="both"/>
        <w:rPr>
          <w:lang w:val="en-US" w:eastAsia="en-GB"/>
        </w:rPr>
      </w:pPr>
      <w:r>
        <w:rPr>
          <w:lang w:val="en-US" w:eastAsia="en-GB"/>
        </w:rPr>
        <w:t>At the end, the best solution is selected</w:t>
      </w:r>
      <w:commentRangeEnd w:id="36"/>
      <w:r w:rsidR="00997A03">
        <w:rPr>
          <w:rStyle w:val="Rimandocommento"/>
        </w:rPr>
        <w:commentReference w:id="36"/>
      </w:r>
    </w:p>
    <w:p w14:paraId="65037831" w14:textId="5126EECE" w:rsidR="0088507D" w:rsidRDefault="0088507D" w:rsidP="00725CCC">
      <w:pPr>
        <w:jc w:val="both"/>
        <w:rPr>
          <w:lang w:val="en-US" w:eastAsia="en-GB"/>
        </w:rPr>
      </w:pPr>
    </w:p>
    <w:p w14:paraId="43D955D0" w14:textId="16805DB1" w:rsidR="00B22DC1" w:rsidRDefault="00997A03" w:rsidP="00B22DC1">
      <w:pPr>
        <w:keepNext/>
        <w:jc w:val="both"/>
      </w:pPr>
      <w:r>
        <w:rPr>
          <w:noProof/>
        </w:rPr>
        <w:lastRenderedPageBreak/>
        <w:drawing>
          <wp:inline distT="0" distB="0" distL="0" distR="0" wp14:anchorId="5597071F" wp14:editId="278C6FB7">
            <wp:extent cx="5731510" cy="2671445"/>
            <wp:effectExtent l="0" t="0" r="254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58">
                      <a:extLst>
                        <a:ext uri="{28A0092B-C50C-407E-A947-70E740481C1C}">
                          <a14:useLocalDpi xmlns:a14="http://schemas.microsoft.com/office/drawing/2010/main" val="0"/>
                        </a:ext>
                      </a:extLst>
                    </a:blip>
                    <a:stretch>
                      <a:fillRect/>
                    </a:stretch>
                  </pic:blipFill>
                  <pic:spPr>
                    <a:xfrm>
                      <a:off x="0" y="0"/>
                      <a:ext cx="5731510" cy="2671445"/>
                    </a:xfrm>
                    <a:prstGeom prst="rect">
                      <a:avLst/>
                    </a:prstGeom>
                  </pic:spPr>
                </pic:pic>
              </a:graphicData>
            </a:graphic>
          </wp:inline>
        </w:drawing>
      </w:r>
    </w:p>
    <w:p w14:paraId="5DA42A1A" w14:textId="062D6AA1" w:rsidR="0088507D" w:rsidRDefault="00B22DC1" w:rsidP="00B22DC1">
      <w:pPr>
        <w:pStyle w:val="Didascalia"/>
        <w:rPr>
          <w:lang w:eastAsia="en-GB"/>
        </w:rPr>
      </w:pPr>
      <w:r>
        <w:t xml:space="preserve">Figure </w:t>
      </w:r>
      <w:r>
        <w:fldChar w:fldCharType="begin"/>
      </w:r>
      <w:r>
        <w:instrText xml:space="preserve"> SEQ Figure \* ARABIC </w:instrText>
      </w:r>
      <w:r>
        <w:fldChar w:fldCharType="separate"/>
      </w:r>
      <w:r w:rsidR="00A51BDE">
        <w:rPr>
          <w:noProof/>
        </w:rPr>
        <w:t>38</w:t>
      </w:r>
      <w:r>
        <w:fldChar w:fldCharType="end"/>
      </w:r>
      <w:r>
        <w:t xml:space="preserve"> Co-creation process</w:t>
      </w:r>
    </w:p>
    <w:p w14:paraId="050AAD9F" w14:textId="5B3E2692" w:rsidR="0011114A" w:rsidRDefault="0011114A" w:rsidP="0011114A">
      <w:pPr>
        <w:spacing w:after="0" w:line="240" w:lineRule="auto"/>
        <w:rPr>
          <w:rFonts w:eastAsia="Times New Roman"/>
          <w:color w:val="000000"/>
          <w:lang w:eastAsia="en-GB"/>
        </w:rPr>
      </w:pPr>
    </w:p>
    <w:p w14:paraId="3E35443D" w14:textId="5A78B82F" w:rsidR="006652A0" w:rsidRDefault="006652A0" w:rsidP="005D6190">
      <w:pPr>
        <w:keepNext/>
        <w:jc w:val="both"/>
        <w:rPr>
          <w:lang w:val="en-GB" w:eastAsia="en-GB"/>
        </w:rPr>
      </w:pPr>
      <w:r w:rsidRPr="006652A0">
        <w:rPr>
          <w:lang w:val="en-GB" w:eastAsia="en-GB"/>
        </w:rPr>
        <w:t>The co-creation application is visible</w:t>
      </w:r>
      <w:r>
        <w:rPr>
          <w:lang w:val="en-GB" w:eastAsia="en-GB"/>
        </w:rPr>
        <w:t>,</w:t>
      </w:r>
      <w:r w:rsidRPr="006652A0">
        <w:rPr>
          <w:lang w:val="en-GB" w:eastAsia="en-GB"/>
        </w:rPr>
        <w:t xml:space="preserve"> in the top bar</w:t>
      </w:r>
      <w:r>
        <w:rPr>
          <w:lang w:val="en-GB" w:eastAsia="en-GB"/>
        </w:rPr>
        <w:t>,</w:t>
      </w:r>
      <w:r w:rsidRPr="006652A0">
        <w:rPr>
          <w:lang w:val="en-GB" w:eastAsia="en-GB"/>
        </w:rPr>
        <w:t xml:space="preserve"> as the last application</w:t>
      </w:r>
      <w:r>
        <w:rPr>
          <w:lang w:val="en-GB" w:eastAsia="en-GB"/>
        </w:rPr>
        <w:t xml:space="preserve"> (</w:t>
      </w:r>
      <w:r>
        <w:rPr>
          <w:lang w:val="en-GB" w:eastAsia="en-GB"/>
        </w:rPr>
        <w:fldChar w:fldCharType="begin"/>
      </w:r>
      <w:r>
        <w:rPr>
          <w:lang w:val="en-GB" w:eastAsia="en-GB"/>
        </w:rPr>
        <w:instrText xml:space="preserve"> REF _Ref107821168 \h </w:instrText>
      </w:r>
      <w:r>
        <w:rPr>
          <w:lang w:val="en-GB" w:eastAsia="en-GB"/>
        </w:rPr>
      </w:r>
      <w:r>
        <w:rPr>
          <w:lang w:val="en-GB" w:eastAsia="en-GB"/>
        </w:rPr>
        <w:fldChar w:fldCharType="separate"/>
      </w:r>
      <w:r w:rsidR="00997A03">
        <w:t xml:space="preserve">Figure </w:t>
      </w:r>
      <w:r w:rsidR="00997A03">
        <w:rPr>
          <w:noProof/>
        </w:rPr>
        <w:t>39</w:t>
      </w:r>
      <w:r>
        <w:rPr>
          <w:lang w:val="en-GB" w:eastAsia="en-GB"/>
        </w:rPr>
        <w:fldChar w:fldCharType="end"/>
      </w:r>
      <w:r>
        <w:rPr>
          <w:lang w:val="en-GB" w:eastAsia="en-GB"/>
        </w:rPr>
        <w:t>)</w:t>
      </w:r>
      <w:r w:rsidRPr="006652A0">
        <w:rPr>
          <w:lang w:val="en-GB" w:eastAsia="en-GB"/>
        </w:rPr>
        <w:t>.</w:t>
      </w:r>
    </w:p>
    <w:p w14:paraId="49B258FB" w14:textId="3A071ECC" w:rsidR="005D6190" w:rsidRDefault="006652A0" w:rsidP="005D6190">
      <w:pPr>
        <w:keepNext/>
        <w:jc w:val="both"/>
      </w:pPr>
      <w:r>
        <w:rPr>
          <w:noProof/>
        </w:rPr>
        <w:drawing>
          <wp:inline distT="0" distB="0" distL="0" distR="0" wp14:anchorId="0514CAF4" wp14:editId="1403659C">
            <wp:extent cx="5731510" cy="2043430"/>
            <wp:effectExtent l="19050" t="19050" r="21590" b="1397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731510" cy="2043430"/>
                    </a:xfrm>
                    <a:prstGeom prst="rect">
                      <a:avLst/>
                    </a:prstGeom>
                    <a:ln>
                      <a:solidFill>
                        <a:schemeClr val="bg1">
                          <a:lumMod val="50000"/>
                        </a:schemeClr>
                      </a:solidFill>
                    </a:ln>
                  </pic:spPr>
                </pic:pic>
              </a:graphicData>
            </a:graphic>
          </wp:inline>
        </w:drawing>
      </w:r>
    </w:p>
    <w:p w14:paraId="5A0C6488" w14:textId="09FE223D" w:rsidR="005D6190" w:rsidRDefault="005D6190" w:rsidP="005D6190">
      <w:pPr>
        <w:pStyle w:val="Didascalia"/>
      </w:pPr>
      <w:bookmarkStart w:id="37" w:name="_Ref107821168"/>
      <w:r>
        <w:t xml:space="preserve">Figure </w:t>
      </w:r>
      <w:r>
        <w:fldChar w:fldCharType="begin"/>
      </w:r>
      <w:r>
        <w:instrText xml:space="preserve"> SEQ Figure \* ARABIC </w:instrText>
      </w:r>
      <w:r>
        <w:fldChar w:fldCharType="separate"/>
      </w:r>
      <w:r w:rsidR="00A51BDE">
        <w:rPr>
          <w:noProof/>
        </w:rPr>
        <w:t>39</w:t>
      </w:r>
      <w:r>
        <w:fldChar w:fldCharType="end"/>
      </w:r>
      <w:bookmarkEnd w:id="37"/>
      <w:r>
        <w:t xml:space="preserve"> Co-creation application</w:t>
      </w:r>
    </w:p>
    <w:p w14:paraId="0A26E9AB" w14:textId="2BB49484" w:rsidR="00766AB4" w:rsidRDefault="00766AB4" w:rsidP="003C6675">
      <w:pPr>
        <w:jc w:val="both"/>
        <w:rPr>
          <w:lang w:val="en-GB" w:eastAsia="en-GB"/>
        </w:rPr>
      </w:pPr>
      <w:r>
        <w:rPr>
          <w:lang w:val="en-GB" w:eastAsia="en-GB"/>
        </w:rPr>
        <w:t xml:space="preserve"> </w:t>
      </w:r>
    </w:p>
    <w:p w14:paraId="5EB88D7C" w14:textId="0B17C898" w:rsidR="0011114A" w:rsidRDefault="003C6675" w:rsidP="003C6675">
      <w:pPr>
        <w:jc w:val="both"/>
        <w:rPr>
          <w:lang w:val="en-GB" w:eastAsia="en-GB"/>
        </w:rPr>
      </w:pPr>
      <w:r>
        <w:rPr>
          <w:lang w:val="en-GB" w:eastAsia="en-GB"/>
        </w:rPr>
        <w:t>Only users with the “challenge owner” role can create challenge</w:t>
      </w:r>
      <w:r w:rsidR="00FA7037">
        <w:rPr>
          <w:lang w:val="en-GB" w:eastAsia="en-GB"/>
        </w:rPr>
        <w:t>s</w:t>
      </w:r>
      <w:r>
        <w:rPr>
          <w:lang w:val="en-GB" w:eastAsia="en-GB"/>
        </w:rPr>
        <w:t>. This role should be given to farmer’s association representatives (who can know farmers’ needs) or farmer</w:t>
      </w:r>
      <w:r w:rsidR="006652A0">
        <w:rPr>
          <w:lang w:val="en-GB" w:eastAsia="en-GB"/>
        </w:rPr>
        <w:t>s</w:t>
      </w:r>
      <w:r>
        <w:rPr>
          <w:lang w:val="en-GB" w:eastAsia="en-GB"/>
        </w:rPr>
        <w:t xml:space="preserve"> who could be supported by ad</w:t>
      </w:r>
      <w:r w:rsidR="00151686">
        <w:rPr>
          <w:lang w:val="en-GB" w:eastAsia="en-GB"/>
        </w:rPr>
        <w:t>visor</w:t>
      </w:r>
      <w:r w:rsidR="006652A0">
        <w:rPr>
          <w:lang w:val="en-GB" w:eastAsia="en-GB"/>
        </w:rPr>
        <w:t>s</w:t>
      </w:r>
      <w:r w:rsidR="00151686">
        <w:rPr>
          <w:lang w:val="en-GB" w:eastAsia="en-GB"/>
        </w:rPr>
        <w:t xml:space="preserve"> in the definition of the challenge. The first </w:t>
      </w:r>
      <w:r w:rsidR="004A562E">
        <w:rPr>
          <w:lang w:val="en-GB" w:eastAsia="en-GB"/>
        </w:rPr>
        <w:t>interface that the user sees</w:t>
      </w:r>
      <w:r w:rsidR="00460E08">
        <w:rPr>
          <w:lang w:val="en-GB" w:eastAsia="en-GB"/>
        </w:rPr>
        <w:t xml:space="preserve"> when access the co-creation application,</w:t>
      </w:r>
      <w:r w:rsidR="004A562E">
        <w:rPr>
          <w:lang w:val="en-GB" w:eastAsia="en-GB"/>
        </w:rPr>
        <w:t xml:space="preserve"> i</w:t>
      </w:r>
      <w:r w:rsidR="006652A0">
        <w:rPr>
          <w:lang w:val="en-GB" w:eastAsia="en-GB"/>
        </w:rPr>
        <w:t>s</w:t>
      </w:r>
      <w:r w:rsidR="004A562E">
        <w:rPr>
          <w:lang w:val="en-GB" w:eastAsia="en-GB"/>
        </w:rPr>
        <w:t xml:space="preserve"> the list of challenges</w:t>
      </w:r>
      <w:r w:rsidR="00BE201D">
        <w:rPr>
          <w:lang w:val="en-GB" w:eastAsia="en-GB"/>
        </w:rPr>
        <w:t xml:space="preserve"> with</w:t>
      </w:r>
      <w:r w:rsidR="00911593">
        <w:rPr>
          <w:lang w:val="en-GB" w:eastAsia="en-GB"/>
        </w:rPr>
        <w:t xml:space="preserve"> a search bar and some filters. Each challenge is</w:t>
      </w:r>
      <w:r w:rsidR="00460E08">
        <w:rPr>
          <w:lang w:val="en-GB" w:eastAsia="en-GB"/>
        </w:rPr>
        <w:t xml:space="preserve"> represented by a card which includes information such as: title, location, start and end date, status, </w:t>
      </w:r>
      <w:proofErr w:type="gramStart"/>
      <w:r w:rsidR="00460E08">
        <w:rPr>
          <w:lang w:val="en-GB" w:eastAsia="en-GB"/>
        </w:rPr>
        <w:t>tags</w:t>
      </w:r>
      <w:proofErr w:type="gramEnd"/>
      <w:r w:rsidR="00460E08">
        <w:rPr>
          <w:lang w:val="en-GB" w:eastAsia="en-GB"/>
        </w:rPr>
        <w:t xml:space="preserve"> and categories</w:t>
      </w:r>
      <w:r w:rsidR="006652A0">
        <w:rPr>
          <w:lang w:val="en-GB" w:eastAsia="en-GB"/>
        </w:rPr>
        <w:t xml:space="preserve">. </w:t>
      </w:r>
      <w:r w:rsidR="00392C6B">
        <w:rPr>
          <w:lang w:val="en-GB" w:eastAsia="en-GB"/>
        </w:rPr>
        <w:t>On the left, the different filters are available</w:t>
      </w:r>
      <w:r w:rsidR="004A44C2">
        <w:rPr>
          <w:lang w:val="en-GB" w:eastAsia="en-GB"/>
        </w:rPr>
        <w:t>, so</w:t>
      </w:r>
      <w:r w:rsidR="00392C6B">
        <w:rPr>
          <w:lang w:val="en-GB" w:eastAsia="en-GB"/>
        </w:rPr>
        <w:t xml:space="preserve"> the user can</w:t>
      </w:r>
      <w:r w:rsidR="004A44C2">
        <w:rPr>
          <w:lang w:val="en-GB" w:eastAsia="en-GB"/>
        </w:rPr>
        <w:t xml:space="preserve"> decide to make a sort by vote </w:t>
      </w:r>
      <w:r w:rsidR="00460E08">
        <w:rPr>
          <w:lang w:val="en-GB" w:eastAsia="en-GB"/>
        </w:rPr>
        <w:t>and/</w:t>
      </w:r>
      <w:r w:rsidR="004A44C2">
        <w:rPr>
          <w:lang w:val="en-GB" w:eastAsia="en-GB"/>
        </w:rPr>
        <w:t>or by location</w:t>
      </w:r>
      <w:r w:rsidR="005162B4">
        <w:rPr>
          <w:lang w:val="en-GB" w:eastAsia="en-GB"/>
        </w:rPr>
        <w:t xml:space="preserve"> </w:t>
      </w:r>
      <w:r w:rsidR="00460E08">
        <w:rPr>
          <w:lang w:val="en-GB" w:eastAsia="en-GB"/>
        </w:rPr>
        <w:t>and/</w:t>
      </w:r>
      <w:r w:rsidR="005162B4">
        <w:rPr>
          <w:lang w:val="en-GB" w:eastAsia="en-GB"/>
        </w:rPr>
        <w:t xml:space="preserve">or by category </w:t>
      </w:r>
      <w:r w:rsidR="00460E08">
        <w:rPr>
          <w:lang w:val="en-GB" w:eastAsia="en-GB"/>
        </w:rPr>
        <w:t>and/</w:t>
      </w:r>
      <w:r w:rsidR="005162B4">
        <w:rPr>
          <w:lang w:val="en-GB" w:eastAsia="en-GB"/>
        </w:rPr>
        <w:t>or by status</w:t>
      </w:r>
      <w:r w:rsidR="00392C6B">
        <w:rPr>
          <w:lang w:val="en-GB" w:eastAsia="en-GB"/>
        </w:rPr>
        <w:t xml:space="preserve">, </w:t>
      </w:r>
      <w:r w:rsidR="00460E08">
        <w:rPr>
          <w:lang w:val="en-GB" w:eastAsia="en-GB"/>
        </w:rPr>
        <w:t>and then</w:t>
      </w:r>
      <w:r w:rsidR="00392C6B">
        <w:rPr>
          <w:lang w:val="en-GB" w:eastAsia="en-GB"/>
        </w:rPr>
        <w:t xml:space="preserve"> click</w:t>
      </w:r>
      <w:r w:rsidR="00460E08">
        <w:rPr>
          <w:lang w:val="en-GB" w:eastAsia="en-GB"/>
        </w:rPr>
        <w:t>s</w:t>
      </w:r>
      <w:r w:rsidR="00392C6B">
        <w:rPr>
          <w:lang w:val="en-GB" w:eastAsia="en-GB"/>
        </w:rPr>
        <w:t xml:space="preserve"> the button “Apply</w:t>
      </w:r>
      <w:r w:rsidR="00460E08">
        <w:rPr>
          <w:lang w:val="en-GB" w:eastAsia="en-GB"/>
        </w:rPr>
        <w:t xml:space="preserve"> filter”</w:t>
      </w:r>
      <w:r w:rsidR="004A562E">
        <w:rPr>
          <w:lang w:val="en-GB" w:eastAsia="en-GB"/>
        </w:rPr>
        <w:t xml:space="preserve"> (</w:t>
      </w:r>
      <w:r w:rsidR="00766AB4">
        <w:rPr>
          <w:lang w:val="en-GB" w:eastAsia="en-GB"/>
        </w:rPr>
        <w:fldChar w:fldCharType="begin"/>
      </w:r>
      <w:r w:rsidR="00766AB4">
        <w:rPr>
          <w:lang w:val="en-GB" w:eastAsia="en-GB"/>
        </w:rPr>
        <w:instrText xml:space="preserve"> REF _Ref107820476 \h </w:instrText>
      </w:r>
      <w:r w:rsidR="00766AB4">
        <w:rPr>
          <w:lang w:val="en-GB" w:eastAsia="en-GB"/>
        </w:rPr>
      </w:r>
      <w:r w:rsidR="00766AB4">
        <w:rPr>
          <w:lang w:val="en-GB" w:eastAsia="en-GB"/>
        </w:rPr>
        <w:fldChar w:fldCharType="separate"/>
      </w:r>
      <w:r w:rsidR="00A51BDE">
        <w:t xml:space="preserve">Figure </w:t>
      </w:r>
      <w:r w:rsidR="00A51BDE">
        <w:rPr>
          <w:noProof/>
        </w:rPr>
        <w:t>40</w:t>
      </w:r>
      <w:r w:rsidR="00766AB4">
        <w:rPr>
          <w:lang w:val="en-GB" w:eastAsia="en-GB"/>
        </w:rPr>
        <w:fldChar w:fldCharType="end"/>
      </w:r>
      <w:r w:rsidR="004A562E">
        <w:rPr>
          <w:lang w:val="en-GB" w:eastAsia="en-GB"/>
        </w:rPr>
        <w:t>).</w:t>
      </w:r>
    </w:p>
    <w:p w14:paraId="475BACFB" w14:textId="7ABD43D2" w:rsidR="00151686" w:rsidRDefault="00911593" w:rsidP="00151686">
      <w:pPr>
        <w:keepNext/>
        <w:jc w:val="both"/>
      </w:pPr>
      <w:r>
        <w:rPr>
          <w:noProof/>
        </w:rPr>
        <w:lastRenderedPageBreak/>
        <w:drawing>
          <wp:inline distT="0" distB="0" distL="0" distR="0" wp14:anchorId="49DFD423" wp14:editId="07277809">
            <wp:extent cx="5731510" cy="3255010"/>
            <wp:effectExtent l="19050" t="19050" r="21590" b="2159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pic:nvPicPr>
                  <pic:blipFill>
                    <a:blip r:embed="rId60">
                      <a:extLst>
                        <a:ext uri="{28A0092B-C50C-407E-A947-70E740481C1C}">
                          <a14:useLocalDpi xmlns:a14="http://schemas.microsoft.com/office/drawing/2010/main" val="0"/>
                        </a:ext>
                      </a:extLst>
                    </a:blip>
                    <a:stretch>
                      <a:fillRect/>
                    </a:stretch>
                  </pic:blipFill>
                  <pic:spPr>
                    <a:xfrm>
                      <a:off x="0" y="0"/>
                      <a:ext cx="5731510" cy="3255010"/>
                    </a:xfrm>
                    <a:prstGeom prst="rect">
                      <a:avLst/>
                    </a:prstGeom>
                    <a:ln>
                      <a:solidFill>
                        <a:schemeClr val="bg1">
                          <a:lumMod val="50000"/>
                        </a:schemeClr>
                      </a:solidFill>
                    </a:ln>
                  </pic:spPr>
                </pic:pic>
              </a:graphicData>
            </a:graphic>
          </wp:inline>
        </w:drawing>
      </w:r>
    </w:p>
    <w:p w14:paraId="54EC8A85" w14:textId="2ED4E8AC" w:rsidR="00151686" w:rsidRDefault="00151686" w:rsidP="00151686">
      <w:pPr>
        <w:pStyle w:val="Didascalia"/>
      </w:pPr>
      <w:bookmarkStart w:id="38" w:name="_Ref107820476"/>
      <w:r>
        <w:t xml:space="preserve">Figure </w:t>
      </w:r>
      <w:r>
        <w:fldChar w:fldCharType="begin"/>
      </w:r>
      <w:r>
        <w:instrText xml:space="preserve"> SEQ Figure \* ARABIC </w:instrText>
      </w:r>
      <w:r>
        <w:fldChar w:fldCharType="separate"/>
      </w:r>
      <w:r w:rsidR="00A51BDE">
        <w:rPr>
          <w:noProof/>
        </w:rPr>
        <w:t>40</w:t>
      </w:r>
      <w:r>
        <w:fldChar w:fldCharType="end"/>
      </w:r>
      <w:bookmarkEnd w:id="38"/>
      <w:r>
        <w:t xml:space="preserve"> Challenges list</w:t>
      </w:r>
    </w:p>
    <w:p w14:paraId="74009D8A" w14:textId="689DB502" w:rsidR="00137028" w:rsidRDefault="00137028" w:rsidP="00634748">
      <w:pPr>
        <w:jc w:val="both"/>
        <w:rPr>
          <w:lang w:val="en-GB"/>
        </w:rPr>
      </w:pPr>
      <w:r>
        <w:rPr>
          <w:lang w:val="en-GB"/>
        </w:rPr>
        <w:t>The user with the “challenge owner” role can</w:t>
      </w:r>
      <w:r w:rsidR="006F366F">
        <w:rPr>
          <w:lang w:val="en-GB"/>
        </w:rPr>
        <w:t>,</w:t>
      </w:r>
      <w:r>
        <w:rPr>
          <w:lang w:val="en-GB"/>
        </w:rPr>
        <w:t xml:space="preserve"> </w:t>
      </w:r>
      <w:r w:rsidR="006F366F">
        <w:rPr>
          <w:lang w:val="en-GB"/>
        </w:rPr>
        <w:t>through</w:t>
      </w:r>
      <w:r>
        <w:rPr>
          <w:lang w:val="en-GB"/>
        </w:rPr>
        <w:t xml:space="preserve"> the button “</w:t>
      </w:r>
      <w:r w:rsidR="006F366F">
        <w:rPr>
          <w:lang w:val="en-GB"/>
        </w:rPr>
        <w:t>Post a n</w:t>
      </w:r>
      <w:r>
        <w:rPr>
          <w:lang w:val="en-GB"/>
        </w:rPr>
        <w:t>ew challenge”</w:t>
      </w:r>
      <w:r w:rsidR="006F366F">
        <w:rPr>
          <w:lang w:val="en-GB"/>
        </w:rPr>
        <w:t>,</w:t>
      </w:r>
      <w:r>
        <w:rPr>
          <w:lang w:val="en-GB"/>
        </w:rPr>
        <w:t xml:space="preserve"> create a new challenge by edi</w:t>
      </w:r>
      <w:r w:rsidR="006066F2">
        <w:rPr>
          <w:lang w:val="en-GB"/>
        </w:rPr>
        <w:t>t</w:t>
      </w:r>
      <w:r>
        <w:rPr>
          <w:lang w:val="en-GB"/>
        </w:rPr>
        <w:t xml:space="preserve">ing the following attributes: </w:t>
      </w:r>
      <w:r w:rsidR="006066F2">
        <w:rPr>
          <w:lang w:val="en-GB"/>
        </w:rPr>
        <w:t>t</w:t>
      </w:r>
      <w:r>
        <w:rPr>
          <w:lang w:val="en-GB"/>
        </w:rPr>
        <w:t xml:space="preserve">itle, </w:t>
      </w:r>
      <w:r w:rsidR="006066F2">
        <w:rPr>
          <w:lang w:val="en-GB"/>
        </w:rPr>
        <w:t>d</w:t>
      </w:r>
      <w:r>
        <w:rPr>
          <w:lang w:val="en-GB"/>
        </w:rPr>
        <w:t xml:space="preserve">escription, </w:t>
      </w:r>
      <w:r w:rsidR="006066F2">
        <w:rPr>
          <w:lang w:val="en-GB"/>
        </w:rPr>
        <w:t>d</w:t>
      </w:r>
      <w:r>
        <w:rPr>
          <w:lang w:val="en-GB"/>
        </w:rPr>
        <w:t xml:space="preserve">esired outcome, location, tags, </w:t>
      </w:r>
      <w:r w:rsidR="006066F2">
        <w:rPr>
          <w:lang w:val="en-GB"/>
        </w:rPr>
        <w:t>c</w:t>
      </w:r>
      <w:r>
        <w:rPr>
          <w:lang w:val="en-GB"/>
        </w:rPr>
        <w:t xml:space="preserve">ategories, start and end dates, </w:t>
      </w:r>
      <w:proofErr w:type="gramStart"/>
      <w:r>
        <w:rPr>
          <w:lang w:val="en-GB"/>
        </w:rPr>
        <w:t>documents</w:t>
      </w:r>
      <w:proofErr w:type="gramEnd"/>
      <w:r>
        <w:rPr>
          <w:lang w:val="en-GB"/>
        </w:rPr>
        <w:t xml:space="preserve"> and pictures</w:t>
      </w:r>
      <w:r w:rsidR="006066F2">
        <w:rPr>
          <w:lang w:val="en-GB"/>
        </w:rPr>
        <w:t xml:space="preserve"> (</w:t>
      </w:r>
      <w:r w:rsidR="006066F2">
        <w:rPr>
          <w:lang w:val="en-GB"/>
        </w:rPr>
        <w:fldChar w:fldCharType="begin"/>
      </w:r>
      <w:r w:rsidR="006066F2">
        <w:rPr>
          <w:lang w:val="en-GB"/>
        </w:rPr>
        <w:instrText xml:space="preserve"> REF _Ref107824988 \h </w:instrText>
      </w:r>
      <w:r w:rsidR="006066F2">
        <w:rPr>
          <w:lang w:val="en-GB"/>
        </w:rPr>
      </w:r>
      <w:r w:rsidR="006066F2">
        <w:rPr>
          <w:lang w:val="en-GB"/>
        </w:rPr>
        <w:fldChar w:fldCharType="separate"/>
      </w:r>
      <w:r w:rsidR="00A51BDE">
        <w:t xml:space="preserve">Figure </w:t>
      </w:r>
      <w:r w:rsidR="00A51BDE">
        <w:rPr>
          <w:noProof/>
        </w:rPr>
        <w:t>41</w:t>
      </w:r>
      <w:r w:rsidR="006066F2">
        <w:rPr>
          <w:lang w:val="en-GB"/>
        </w:rPr>
        <w:fldChar w:fldCharType="end"/>
      </w:r>
      <w:r w:rsidR="006066F2">
        <w:rPr>
          <w:lang w:val="en-GB"/>
        </w:rPr>
        <w:t>)</w:t>
      </w:r>
      <w:r>
        <w:rPr>
          <w:lang w:val="en-GB"/>
        </w:rPr>
        <w:t>.</w:t>
      </w:r>
    </w:p>
    <w:p w14:paraId="3AC2047C" w14:textId="4032ED73" w:rsidR="00137028" w:rsidRDefault="00137028" w:rsidP="00634748">
      <w:pPr>
        <w:jc w:val="both"/>
        <w:rPr>
          <w:lang w:val="en-GB"/>
        </w:rPr>
      </w:pPr>
    </w:p>
    <w:p w14:paraId="0784640C" w14:textId="77777777" w:rsidR="00137028" w:rsidRDefault="00137028" w:rsidP="00137028">
      <w:pPr>
        <w:keepNext/>
        <w:jc w:val="center"/>
      </w:pPr>
      <w:r>
        <w:rPr>
          <w:noProof/>
          <w:lang w:val="en-GB"/>
        </w:rPr>
        <w:drawing>
          <wp:inline distT="0" distB="0" distL="0" distR="0" wp14:anchorId="3FA53DCB" wp14:editId="2BAE619D">
            <wp:extent cx="4842624" cy="3433724"/>
            <wp:effectExtent l="19050" t="19050" r="15240" b="14605"/>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4843703" cy="3434489"/>
                    </a:xfrm>
                    <a:prstGeom prst="rect">
                      <a:avLst/>
                    </a:prstGeom>
                    <a:ln>
                      <a:solidFill>
                        <a:schemeClr val="bg1">
                          <a:lumMod val="50000"/>
                        </a:schemeClr>
                      </a:solidFill>
                    </a:ln>
                  </pic:spPr>
                </pic:pic>
              </a:graphicData>
            </a:graphic>
          </wp:inline>
        </w:drawing>
      </w:r>
    </w:p>
    <w:p w14:paraId="7CCC3DE6" w14:textId="7E450679" w:rsidR="00137028" w:rsidRDefault="00137028" w:rsidP="00137028">
      <w:pPr>
        <w:pStyle w:val="Didascalia"/>
      </w:pPr>
      <w:bookmarkStart w:id="39" w:name="_Ref107824988"/>
      <w:r>
        <w:t xml:space="preserve">Figure </w:t>
      </w:r>
      <w:r>
        <w:fldChar w:fldCharType="begin"/>
      </w:r>
      <w:r>
        <w:instrText xml:space="preserve"> SEQ Figure \* ARABIC </w:instrText>
      </w:r>
      <w:r>
        <w:fldChar w:fldCharType="separate"/>
      </w:r>
      <w:r w:rsidR="00A51BDE">
        <w:rPr>
          <w:noProof/>
        </w:rPr>
        <w:t>41</w:t>
      </w:r>
      <w:r>
        <w:fldChar w:fldCharType="end"/>
      </w:r>
      <w:bookmarkEnd w:id="39"/>
      <w:r>
        <w:t xml:space="preserve"> New challenge</w:t>
      </w:r>
    </w:p>
    <w:p w14:paraId="5C1C9AFB" w14:textId="77777777" w:rsidR="006F366F" w:rsidRDefault="006F366F" w:rsidP="00634748">
      <w:pPr>
        <w:jc w:val="both"/>
        <w:rPr>
          <w:lang w:val="en-GB"/>
        </w:rPr>
      </w:pPr>
    </w:p>
    <w:p w14:paraId="0369177B" w14:textId="07771DC7" w:rsidR="00634748" w:rsidRDefault="00634748" w:rsidP="00634748">
      <w:pPr>
        <w:jc w:val="both"/>
        <w:rPr>
          <w:lang w:val="en-GB"/>
        </w:rPr>
      </w:pPr>
      <w:r>
        <w:rPr>
          <w:lang w:val="en-GB"/>
        </w:rPr>
        <w:lastRenderedPageBreak/>
        <w:t>By clicking on the challenge name or on the details</w:t>
      </w:r>
      <w:r w:rsidR="006066F2">
        <w:rPr>
          <w:lang w:val="en-GB"/>
        </w:rPr>
        <w:t xml:space="preserve"> in </w:t>
      </w:r>
      <w:r w:rsidR="006066F2">
        <w:rPr>
          <w:lang w:val="en-GB"/>
        </w:rPr>
        <w:fldChar w:fldCharType="begin"/>
      </w:r>
      <w:r w:rsidR="006066F2">
        <w:rPr>
          <w:lang w:val="en-GB"/>
        </w:rPr>
        <w:instrText xml:space="preserve"> REF _Ref107820476 \h </w:instrText>
      </w:r>
      <w:r w:rsidR="006066F2">
        <w:rPr>
          <w:lang w:val="en-GB"/>
        </w:rPr>
      </w:r>
      <w:r w:rsidR="006066F2">
        <w:rPr>
          <w:lang w:val="en-GB"/>
        </w:rPr>
        <w:fldChar w:fldCharType="separate"/>
      </w:r>
      <w:r w:rsidR="00A51BDE">
        <w:t xml:space="preserve">Figure </w:t>
      </w:r>
      <w:r w:rsidR="00A51BDE">
        <w:rPr>
          <w:noProof/>
        </w:rPr>
        <w:t>40</w:t>
      </w:r>
      <w:r w:rsidR="006066F2">
        <w:rPr>
          <w:lang w:val="en-GB"/>
        </w:rPr>
        <w:fldChar w:fldCharType="end"/>
      </w:r>
      <w:r>
        <w:rPr>
          <w:lang w:val="en-GB"/>
        </w:rPr>
        <w:t xml:space="preserve">, the user </w:t>
      </w:r>
      <w:proofErr w:type="gramStart"/>
      <w:r>
        <w:rPr>
          <w:lang w:val="en-GB"/>
        </w:rPr>
        <w:t>is able to</w:t>
      </w:r>
      <w:proofErr w:type="gramEnd"/>
      <w:r>
        <w:rPr>
          <w:lang w:val="en-GB"/>
        </w:rPr>
        <w:t xml:space="preserve"> see all the detailed information about the challenge: title, description, desired outcome, location, status, tags and categories, Documents and Pictures and comments already entered</w:t>
      </w:r>
      <w:r w:rsidR="006F366F">
        <w:rPr>
          <w:lang w:val="en-GB"/>
        </w:rPr>
        <w:t>. By clicking on the button “Subscribe”, you can be updated if new comments are added</w:t>
      </w:r>
      <w:r w:rsidR="00FD0458">
        <w:rPr>
          <w:lang w:val="en-GB"/>
        </w:rPr>
        <w:t xml:space="preserve"> (</w:t>
      </w:r>
      <w:r w:rsidR="00FD0458">
        <w:rPr>
          <w:lang w:val="en-GB"/>
        </w:rPr>
        <w:fldChar w:fldCharType="begin"/>
      </w:r>
      <w:r w:rsidR="00FD0458">
        <w:rPr>
          <w:lang w:val="en-GB"/>
        </w:rPr>
        <w:instrText xml:space="preserve"> REF _Ref107825415 \h </w:instrText>
      </w:r>
      <w:r w:rsidR="00FD0458">
        <w:rPr>
          <w:lang w:val="en-GB"/>
        </w:rPr>
      </w:r>
      <w:r w:rsidR="00FD0458">
        <w:rPr>
          <w:lang w:val="en-GB"/>
        </w:rPr>
        <w:fldChar w:fldCharType="separate"/>
      </w:r>
      <w:r w:rsidR="00A51BDE">
        <w:t xml:space="preserve">Figure </w:t>
      </w:r>
      <w:r w:rsidR="00A51BDE">
        <w:rPr>
          <w:noProof/>
        </w:rPr>
        <w:t>42</w:t>
      </w:r>
      <w:r w:rsidR="00FD0458">
        <w:rPr>
          <w:lang w:val="en-GB"/>
        </w:rPr>
        <w:fldChar w:fldCharType="end"/>
      </w:r>
      <w:r w:rsidR="00FD0458">
        <w:rPr>
          <w:lang w:val="en-GB"/>
        </w:rPr>
        <w:t>)</w:t>
      </w:r>
      <w:r>
        <w:rPr>
          <w:lang w:val="en-GB"/>
        </w:rPr>
        <w:t>.</w:t>
      </w:r>
    </w:p>
    <w:p w14:paraId="6EFBF42A" w14:textId="77777777" w:rsidR="00162B1A" w:rsidRDefault="00162B1A" w:rsidP="00162B1A">
      <w:pPr>
        <w:keepNext/>
        <w:jc w:val="center"/>
      </w:pPr>
      <w:r>
        <w:rPr>
          <w:noProof/>
          <w:lang w:val="en-GB"/>
        </w:rPr>
        <w:drawing>
          <wp:inline distT="0" distB="0" distL="0" distR="0" wp14:anchorId="01DA4C60" wp14:editId="2EB0B845">
            <wp:extent cx="3857625" cy="5038725"/>
            <wp:effectExtent l="19050" t="19050" r="28575" b="28575"/>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3857625" cy="5038725"/>
                    </a:xfrm>
                    <a:prstGeom prst="rect">
                      <a:avLst/>
                    </a:prstGeom>
                    <a:ln>
                      <a:solidFill>
                        <a:schemeClr val="bg1">
                          <a:lumMod val="50000"/>
                        </a:schemeClr>
                      </a:solidFill>
                    </a:ln>
                  </pic:spPr>
                </pic:pic>
              </a:graphicData>
            </a:graphic>
          </wp:inline>
        </w:drawing>
      </w:r>
    </w:p>
    <w:p w14:paraId="52D2F3A8" w14:textId="7778E1DD" w:rsidR="00162B1A" w:rsidRDefault="00162B1A" w:rsidP="00162B1A">
      <w:pPr>
        <w:pStyle w:val="Didascalia"/>
      </w:pPr>
      <w:bookmarkStart w:id="40" w:name="_Ref107825415"/>
      <w:r>
        <w:t xml:space="preserve">Figure </w:t>
      </w:r>
      <w:r>
        <w:fldChar w:fldCharType="begin"/>
      </w:r>
      <w:r>
        <w:instrText xml:space="preserve"> SEQ Figure \* ARABIC </w:instrText>
      </w:r>
      <w:r>
        <w:fldChar w:fldCharType="separate"/>
      </w:r>
      <w:r w:rsidR="00A51BDE">
        <w:rPr>
          <w:noProof/>
        </w:rPr>
        <w:t>42</w:t>
      </w:r>
      <w:r>
        <w:fldChar w:fldCharType="end"/>
      </w:r>
      <w:bookmarkEnd w:id="40"/>
      <w:r>
        <w:t xml:space="preserve"> Challenge details</w:t>
      </w:r>
    </w:p>
    <w:p w14:paraId="476B006B" w14:textId="77777777" w:rsidR="00162B1A" w:rsidRDefault="00162B1A" w:rsidP="00634748">
      <w:pPr>
        <w:jc w:val="both"/>
        <w:rPr>
          <w:lang w:val="en-GB"/>
        </w:rPr>
      </w:pPr>
    </w:p>
    <w:p w14:paraId="50B0601D" w14:textId="23C59BF2" w:rsidR="00162B1A" w:rsidRDefault="00A55A49" w:rsidP="00634748">
      <w:pPr>
        <w:jc w:val="both"/>
        <w:rPr>
          <w:lang w:val="en-GB"/>
        </w:rPr>
      </w:pPr>
      <w:r>
        <w:rPr>
          <w:lang w:val="en-GB"/>
        </w:rPr>
        <w:t>All the users</w:t>
      </w:r>
      <w:r w:rsidR="00D87A25">
        <w:rPr>
          <w:lang w:val="en-GB"/>
        </w:rPr>
        <w:t>,</w:t>
      </w:r>
      <w:r>
        <w:rPr>
          <w:lang w:val="en-GB"/>
        </w:rPr>
        <w:t xml:space="preserve"> who don’t have the “challenge owner” role, can participate to a co-creation, proposing their solution, by entering in the Challenge details</w:t>
      </w:r>
      <w:r w:rsidR="0018148F">
        <w:rPr>
          <w:lang w:val="en-GB"/>
        </w:rPr>
        <w:t xml:space="preserve"> and clicking on the button “Request to co-create” (</w:t>
      </w:r>
      <w:r w:rsidR="0018148F">
        <w:rPr>
          <w:lang w:val="en-GB"/>
        </w:rPr>
        <w:fldChar w:fldCharType="begin"/>
      </w:r>
      <w:r w:rsidR="0018148F">
        <w:rPr>
          <w:lang w:val="en-GB"/>
        </w:rPr>
        <w:instrText xml:space="preserve"> REF _Ref107828755 \h </w:instrText>
      </w:r>
      <w:r w:rsidR="0018148F">
        <w:rPr>
          <w:lang w:val="en-GB"/>
        </w:rPr>
      </w:r>
      <w:r w:rsidR="0018148F">
        <w:rPr>
          <w:lang w:val="en-GB"/>
        </w:rPr>
        <w:fldChar w:fldCharType="separate"/>
      </w:r>
      <w:r w:rsidR="00A51BDE">
        <w:t xml:space="preserve">Figure </w:t>
      </w:r>
      <w:r w:rsidR="00A51BDE">
        <w:rPr>
          <w:noProof/>
        </w:rPr>
        <w:t>43</w:t>
      </w:r>
      <w:r w:rsidR="0018148F">
        <w:rPr>
          <w:lang w:val="en-GB"/>
        </w:rPr>
        <w:fldChar w:fldCharType="end"/>
      </w:r>
      <w:r w:rsidR="0018148F">
        <w:rPr>
          <w:lang w:val="en-GB"/>
        </w:rPr>
        <w:t>).</w:t>
      </w:r>
      <w:r w:rsidR="00D87A25">
        <w:rPr>
          <w:lang w:val="en-GB"/>
        </w:rPr>
        <w:t xml:space="preserve"> </w:t>
      </w:r>
    </w:p>
    <w:p w14:paraId="7CF6F6CD" w14:textId="77777777" w:rsidR="00162B1A" w:rsidRDefault="00162B1A" w:rsidP="00162B1A">
      <w:pPr>
        <w:keepNext/>
        <w:jc w:val="center"/>
      </w:pPr>
      <w:r>
        <w:rPr>
          <w:noProof/>
          <w:lang w:val="en-GB"/>
        </w:rPr>
        <w:lastRenderedPageBreak/>
        <w:drawing>
          <wp:inline distT="0" distB="0" distL="0" distR="0" wp14:anchorId="72370418" wp14:editId="43A4F5EB">
            <wp:extent cx="4438418" cy="4268279"/>
            <wp:effectExtent l="19050" t="19050" r="19685" b="18415"/>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a:blip r:embed="rId63">
                      <a:extLst>
                        <a:ext uri="{28A0092B-C50C-407E-A947-70E740481C1C}">
                          <a14:useLocalDpi xmlns:a14="http://schemas.microsoft.com/office/drawing/2010/main" val="0"/>
                        </a:ext>
                      </a:extLst>
                    </a:blip>
                    <a:stretch>
                      <a:fillRect/>
                    </a:stretch>
                  </pic:blipFill>
                  <pic:spPr>
                    <a:xfrm>
                      <a:off x="0" y="0"/>
                      <a:ext cx="4441957" cy="4271682"/>
                    </a:xfrm>
                    <a:prstGeom prst="rect">
                      <a:avLst/>
                    </a:prstGeom>
                    <a:ln>
                      <a:solidFill>
                        <a:schemeClr val="bg1">
                          <a:lumMod val="50000"/>
                        </a:schemeClr>
                      </a:solidFill>
                    </a:ln>
                  </pic:spPr>
                </pic:pic>
              </a:graphicData>
            </a:graphic>
          </wp:inline>
        </w:drawing>
      </w:r>
    </w:p>
    <w:p w14:paraId="29671255" w14:textId="0866907F" w:rsidR="00162B1A" w:rsidRDefault="00162B1A" w:rsidP="00162B1A">
      <w:pPr>
        <w:pStyle w:val="Didascalia"/>
      </w:pPr>
      <w:bookmarkStart w:id="41" w:name="_Ref107828755"/>
      <w:r>
        <w:t xml:space="preserve">Figure </w:t>
      </w:r>
      <w:r>
        <w:fldChar w:fldCharType="begin"/>
      </w:r>
      <w:r>
        <w:instrText xml:space="preserve"> SEQ Figure \* ARABIC </w:instrText>
      </w:r>
      <w:r>
        <w:fldChar w:fldCharType="separate"/>
      </w:r>
      <w:r w:rsidR="00A51BDE">
        <w:rPr>
          <w:noProof/>
        </w:rPr>
        <w:t>43</w:t>
      </w:r>
      <w:r>
        <w:fldChar w:fldCharType="end"/>
      </w:r>
      <w:bookmarkEnd w:id="41"/>
      <w:r>
        <w:t xml:space="preserve"> Request to co-create</w:t>
      </w:r>
    </w:p>
    <w:p w14:paraId="6E1CCBCB" w14:textId="71818122" w:rsidR="00A55A49" w:rsidRDefault="00065708" w:rsidP="00634748">
      <w:pPr>
        <w:jc w:val="both"/>
        <w:rPr>
          <w:lang w:val="en-GB"/>
        </w:rPr>
      </w:pPr>
      <w:r>
        <w:rPr>
          <w:lang w:val="en-GB"/>
        </w:rPr>
        <w:t>The challenge author receives the request via notification</w:t>
      </w:r>
      <w:r w:rsidR="00911593">
        <w:rPr>
          <w:lang w:val="en-GB"/>
        </w:rPr>
        <w:t xml:space="preserve"> (</w:t>
      </w:r>
      <w:r w:rsidR="00162B1A">
        <w:rPr>
          <w:lang w:val="en-GB"/>
        </w:rPr>
        <w:fldChar w:fldCharType="begin"/>
      </w:r>
      <w:r w:rsidR="00162B1A">
        <w:rPr>
          <w:lang w:val="en-GB"/>
        </w:rPr>
        <w:instrText xml:space="preserve"> REF _Ref107839279 \h </w:instrText>
      </w:r>
      <w:r w:rsidR="00162B1A">
        <w:rPr>
          <w:lang w:val="en-GB"/>
        </w:rPr>
      </w:r>
      <w:r w:rsidR="00162B1A">
        <w:rPr>
          <w:lang w:val="en-GB"/>
        </w:rPr>
        <w:fldChar w:fldCharType="separate"/>
      </w:r>
      <w:r w:rsidR="00A51BDE">
        <w:t xml:space="preserve">Figure </w:t>
      </w:r>
      <w:r w:rsidR="00A51BDE">
        <w:rPr>
          <w:noProof/>
        </w:rPr>
        <w:t>44</w:t>
      </w:r>
      <w:r w:rsidR="00162B1A">
        <w:rPr>
          <w:lang w:val="en-GB"/>
        </w:rPr>
        <w:fldChar w:fldCharType="end"/>
      </w:r>
      <w:r w:rsidR="00911593">
        <w:rPr>
          <w:lang w:val="en-GB"/>
        </w:rPr>
        <w:t>)</w:t>
      </w:r>
      <w:r>
        <w:rPr>
          <w:lang w:val="en-GB"/>
        </w:rPr>
        <w:t xml:space="preserve"> and </w:t>
      </w:r>
      <w:r w:rsidR="00F02AE5">
        <w:rPr>
          <w:lang w:val="en-GB"/>
        </w:rPr>
        <w:t>accept</w:t>
      </w:r>
      <w:r>
        <w:rPr>
          <w:lang w:val="en-GB"/>
        </w:rPr>
        <w:t>s it</w:t>
      </w:r>
      <w:r w:rsidR="00F02AE5">
        <w:rPr>
          <w:lang w:val="en-GB"/>
        </w:rPr>
        <w:t>.</w:t>
      </w:r>
      <w:r>
        <w:rPr>
          <w:lang w:val="en-GB"/>
        </w:rPr>
        <w:t xml:space="preserve"> </w:t>
      </w:r>
    </w:p>
    <w:p w14:paraId="3CD4EAC6" w14:textId="77777777" w:rsidR="00162B1A" w:rsidRDefault="00162B1A" w:rsidP="00634748">
      <w:pPr>
        <w:jc w:val="both"/>
        <w:rPr>
          <w:lang w:val="en-GB"/>
        </w:rPr>
      </w:pPr>
    </w:p>
    <w:p w14:paraId="0B4BADF8" w14:textId="77777777" w:rsidR="00911593" w:rsidRDefault="00911593" w:rsidP="00911593">
      <w:pPr>
        <w:keepNext/>
        <w:jc w:val="center"/>
      </w:pPr>
      <w:r>
        <w:rPr>
          <w:noProof/>
          <w:lang w:val="en-GB"/>
        </w:rPr>
        <w:drawing>
          <wp:inline distT="0" distB="0" distL="0" distR="0" wp14:anchorId="5BE63EFF" wp14:editId="2D337BD5">
            <wp:extent cx="5036646" cy="2482610"/>
            <wp:effectExtent l="19050" t="19050" r="12065" b="1333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40104" cy="2484314"/>
                    </a:xfrm>
                    <a:prstGeom prst="rect">
                      <a:avLst/>
                    </a:prstGeom>
                    <a:ln>
                      <a:solidFill>
                        <a:schemeClr val="bg1">
                          <a:lumMod val="50000"/>
                        </a:schemeClr>
                      </a:solidFill>
                    </a:ln>
                  </pic:spPr>
                </pic:pic>
              </a:graphicData>
            </a:graphic>
          </wp:inline>
        </w:drawing>
      </w:r>
    </w:p>
    <w:p w14:paraId="20691AAC" w14:textId="60FED7F3" w:rsidR="00911593" w:rsidRDefault="00911593" w:rsidP="00911593">
      <w:pPr>
        <w:pStyle w:val="Didascalia"/>
      </w:pPr>
      <w:bookmarkStart w:id="42" w:name="_Ref107839279"/>
      <w:r>
        <w:t xml:space="preserve">Figure </w:t>
      </w:r>
      <w:r>
        <w:fldChar w:fldCharType="begin"/>
      </w:r>
      <w:r>
        <w:instrText xml:space="preserve"> SEQ Figure \* ARABIC </w:instrText>
      </w:r>
      <w:r>
        <w:fldChar w:fldCharType="separate"/>
      </w:r>
      <w:r w:rsidR="00A51BDE">
        <w:rPr>
          <w:noProof/>
        </w:rPr>
        <w:t>44</w:t>
      </w:r>
      <w:r>
        <w:fldChar w:fldCharType="end"/>
      </w:r>
      <w:bookmarkEnd w:id="42"/>
      <w:r>
        <w:t xml:space="preserve"> Notification</w:t>
      </w:r>
    </w:p>
    <w:p w14:paraId="3505E503" w14:textId="2B0A74EE" w:rsidR="00911593" w:rsidRDefault="00911593" w:rsidP="00634748">
      <w:pPr>
        <w:jc w:val="both"/>
        <w:rPr>
          <w:lang w:val="en-GB"/>
        </w:rPr>
      </w:pPr>
      <w:r>
        <w:rPr>
          <w:lang w:val="en-GB"/>
        </w:rPr>
        <w:t>Once the request is accepted,</w:t>
      </w:r>
      <w:r w:rsidR="00162B1A">
        <w:rPr>
          <w:lang w:val="en-GB"/>
        </w:rPr>
        <w:t xml:space="preserve"> the user</w:t>
      </w:r>
      <w:r w:rsidR="00AA22BB">
        <w:rPr>
          <w:lang w:val="en-GB"/>
        </w:rPr>
        <w:t>,</w:t>
      </w:r>
      <w:r w:rsidR="00162B1A">
        <w:rPr>
          <w:lang w:val="en-GB"/>
        </w:rPr>
        <w:t xml:space="preserve"> who has requested to propose a solution, receives a notification as well</w:t>
      </w:r>
      <w:r w:rsidR="00AA22BB">
        <w:rPr>
          <w:lang w:val="en-GB"/>
        </w:rPr>
        <w:t xml:space="preserve"> and can start defin</w:t>
      </w:r>
      <w:r w:rsidR="006F366F">
        <w:rPr>
          <w:lang w:val="en-GB"/>
        </w:rPr>
        <w:t>ing</w:t>
      </w:r>
      <w:r w:rsidR="00AA22BB">
        <w:rPr>
          <w:lang w:val="en-GB"/>
        </w:rPr>
        <w:t xml:space="preserve"> his own co-creation as proposed solution for a specific challenge</w:t>
      </w:r>
      <w:r w:rsidR="00884E9B">
        <w:rPr>
          <w:lang w:val="en-GB"/>
        </w:rPr>
        <w:t xml:space="preserve">, reporting the following information: Title, </w:t>
      </w:r>
      <w:r w:rsidR="00823C42">
        <w:rPr>
          <w:lang w:val="en-GB"/>
        </w:rPr>
        <w:t xml:space="preserve">Description, Status, Documents and Pictures. </w:t>
      </w:r>
      <w:r w:rsidR="00823C42">
        <w:rPr>
          <w:lang w:val="en-GB"/>
        </w:rPr>
        <w:lastRenderedPageBreak/>
        <w:t>Through this interface,</w:t>
      </w:r>
      <w:r w:rsidR="00514E6E">
        <w:rPr>
          <w:lang w:val="en-GB"/>
        </w:rPr>
        <w:t xml:space="preserve"> </w:t>
      </w:r>
      <w:r w:rsidR="00823C42">
        <w:rPr>
          <w:lang w:val="en-GB"/>
        </w:rPr>
        <w:t>it is also possible</w:t>
      </w:r>
      <w:r w:rsidR="00514E6E">
        <w:rPr>
          <w:lang w:val="en-GB"/>
        </w:rPr>
        <w:t xml:space="preserve"> to invite other users to take part of the team which will be involved in the co-creation</w:t>
      </w:r>
      <w:r w:rsidR="00E96192">
        <w:rPr>
          <w:lang w:val="en-GB"/>
        </w:rPr>
        <w:t>, by using the button “Invite participants” who allows to select specific users</w:t>
      </w:r>
      <w:r w:rsidR="00514E6E">
        <w:rPr>
          <w:lang w:val="en-GB"/>
        </w:rPr>
        <w:t>.</w:t>
      </w:r>
      <w:r w:rsidR="00823C42">
        <w:rPr>
          <w:lang w:val="en-GB"/>
        </w:rPr>
        <w:t xml:space="preserve"> The co-creation interface </w:t>
      </w:r>
      <w:proofErr w:type="gramStart"/>
      <w:r w:rsidR="00823C42">
        <w:rPr>
          <w:lang w:val="en-GB"/>
        </w:rPr>
        <w:t>provides also</w:t>
      </w:r>
      <w:proofErr w:type="gramEnd"/>
      <w:r w:rsidR="00823C42">
        <w:rPr>
          <w:lang w:val="en-GB"/>
        </w:rPr>
        <w:t xml:space="preserve"> some functionalities: “Milestones</w:t>
      </w:r>
      <w:r w:rsidR="00E96192">
        <w:rPr>
          <w:lang w:val="en-GB"/>
        </w:rPr>
        <w:t xml:space="preserve"> and Deadlines</w:t>
      </w:r>
      <w:r w:rsidR="00823C42">
        <w:rPr>
          <w:lang w:val="en-GB"/>
        </w:rPr>
        <w:t>” to be shared with other members of the team invited in the co-creation, “My to do’s” and “Comments”.</w:t>
      </w:r>
      <w:r w:rsidR="00E96192">
        <w:rPr>
          <w:lang w:val="en-GB"/>
        </w:rPr>
        <w:t xml:space="preserve"> By clicking on the button “Subscribe”, you can be updated if new comments are added (</w:t>
      </w:r>
      <w:r w:rsidR="00E96192">
        <w:rPr>
          <w:lang w:val="en-GB"/>
        </w:rPr>
        <w:fldChar w:fldCharType="begin"/>
      </w:r>
      <w:r w:rsidR="00E96192">
        <w:rPr>
          <w:lang w:val="en-GB"/>
        </w:rPr>
        <w:instrText xml:space="preserve"> REF _Ref107841721 \h </w:instrText>
      </w:r>
      <w:r w:rsidR="00E96192">
        <w:rPr>
          <w:lang w:val="en-GB"/>
        </w:rPr>
      </w:r>
      <w:r w:rsidR="00E96192">
        <w:rPr>
          <w:lang w:val="en-GB"/>
        </w:rPr>
        <w:fldChar w:fldCharType="separate"/>
      </w:r>
      <w:r w:rsidR="00A51BDE">
        <w:t xml:space="preserve">Figure </w:t>
      </w:r>
      <w:r w:rsidR="00A51BDE">
        <w:rPr>
          <w:noProof/>
        </w:rPr>
        <w:t>45</w:t>
      </w:r>
      <w:r w:rsidR="00E96192">
        <w:rPr>
          <w:lang w:val="en-GB"/>
        </w:rPr>
        <w:fldChar w:fldCharType="end"/>
      </w:r>
      <w:r w:rsidR="00E96192">
        <w:rPr>
          <w:lang w:val="en-GB"/>
        </w:rPr>
        <w:t>).</w:t>
      </w:r>
    </w:p>
    <w:p w14:paraId="05D24FFA" w14:textId="63C12DF8" w:rsidR="00AA22BB" w:rsidRDefault="00823C42" w:rsidP="00AA22BB">
      <w:pPr>
        <w:keepNext/>
        <w:jc w:val="center"/>
      </w:pPr>
      <w:r>
        <w:rPr>
          <w:noProof/>
        </w:rPr>
        <w:lastRenderedPageBreak/>
        <w:drawing>
          <wp:inline distT="0" distB="0" distL="0" distR="0" wp14:anchorId="050D60AF" wp14:editId="0DBCB356">
            <wp:extent cx="4960337" cy="7517994"/>
            <wp:effectExtent l="19050" t="19050" r="12065" b="2603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65">
                      <a:extLst>
                        <a:ext uri="{28A0092B-C50C-407E-A947-70E740481C1C}">
                          <a14:useLocalDpi xmlns:a14="http://schemas.microsoft.com/office/drawing/2010/main" val="0"/>
                        </a:ext>
                      </a:extLst>
                    </a:blip>
                    <a:stretch>
                      <a:fillRect/>
                    </a:stretch>
                  </pic:blipFill>
                  <pic:spPr>
                    <a:xfrm>
                      <a:off x="0" y="0"/>
                      <a:ext cx="4962420" cy="7521151"/>
                    </a:xfrm>
                    <a:prstGeom prst="rect">
                      <a:avLst/>
                    </a:prstGeom>
                    <a:ln>
                      <a:solidFill>
                        <a:schemeClr val="bg1">
                          <a:lumMod val="50000"/>
                        </a:schemeClr>
                      </a:solidFill>
                    </a:ln>
                  </pic:spPr>
                </pic:pic>
              </a:graphicData>
            </a:graphic>
          </wp:inline>
        </w:drawing>
      </w:r>
    </w:p>
    <w:p w14:paraId="7B2F58B9" w14:textId="312590FF" w:rsidR="00AA22BB" w:rsidRDefault="00AA22BB" w:rsidP="00AA22BB">
      <w:pPr>
        <w:pStyle w:val="Didascalia"/>
      </w:pPr>
      <w:bookmarkStart w:id="43" w:name="_Ref107841721"/>
      <w:r>
        <w:t xml:space="preserve">Figure </w:t>
      </w:r>
      <w:r>
        <w:fldChar w:fldCharType="begin"/>
      </w:r>
      <w:r>
        <w:instrText xml:space="preserve"> SEQ Figure \* ARABIC </w:instrText>
      </w:r>
      <w:r>
        <w:fldChar w:fldCharType="separate"/>
      </w:r>
      <w:r w:rsidR="00A51BDE">
        <w:rPr>
          <w:noProof/>
        </w:rPr>
        <w:t>45</w:t>
      </w:r>
      <w:r>
        <w:fldChar w:fldCharType="end"/>
      </w:r>
      <w:bookmarkEnd w:id="43"/>
      <w:r>
        <w:t xml:space="preserve"> Co-creation</w:t>
      </w:r>
    </w:p>
    <w:p w14:paraId="02635178" w14:textId="0AE1ED97" w:rsidR="00137028" w:rsidRDefault="00514E6E" w:rsidP="00634748">
      <w:pPr>
        <w:jc w:val="both"/>
        <w:rPr>
          <w:lang w:val="en-GB"/>
        </w:rPr>
      </w:pPr>
      <w:r>
        <w:rPr>
          <w:lang w:val="en-GB"/>
        </w:rPr>
        <w:t xml:space="preserve">Each user, who has proposed a solution for a specific challenge, can see the co-creation list </w:t>
      </w:r>
      <w:r w:rsidR="00A83C31">
        <w:rPr>
          <w:lang w:val="en-GB"/>
        </w:rPr>
        <w:t xml:space="preserve">by </w:t>
      </w:r>
      <w:r>
        <w:rPr>
          <w:lang w:val="en-GB"/>
        </w:rPr>
        <w:t>clicking on the co-creation tab.</w:t>
      </w:r>
      <w:r w:rsidR="00A83C31">
        <w:rPr>
          <w:lang w:val="en-GB"/>
        </w:rPr>
        <w:t xml:space="preserve"> Here the co-creations are split in ongoing (if not completed yet) and previous (if completed). In both sections, the user can use the search bar or filter by challenge to find a specific co-creation</w:t>
      </w:r>
      <w:r w:rsidR="006354E6">
        <w:rPr>
          <w:lang w:val="en-GB"/>
        </w:rPr>
        <w:t xml:space="preserve"> (</w:t>
      </w:r>
      <w:r w:rsidR="006354E6">
        <w:rPr>
          <w:lang w:val="en-GB"/>
        </w:rPr>
        <w:fldChar w:fldCharType="begin"/>
      </w:r>
      <w:r w:rsidR="006354E6">
        <w:rPr>
          <w:lang w:val="en-GB"/>
        </w:rPr>
        <w:instrText xml:space="preserve"> REF _Ref107841006 \h </w:instrText>
      </w:r>
      <w:r w:rsidR="006354E6">
        <w:rPr>
          <w:lang w:val="en-GB"/>
        </w:rPr>
      </w:r>
      <w:r w:rsidR="006354E6">
        <w:rPr>
          <w:lang w:val="en-GB"/>
        </w:rPr>
        <w:fldChar w:fldCharType="separate"/>
      </w:r>
      <w:r w:rsidR="00A51BDE">
        <w:t xml:space="preserve">Figure </w:t>
      </w:r>
      <w:r w:rsidR="00A51BDE">
        <w:rPr>
          <w:noProof/>
        </w:rPr>
        <w:t>46</w:t>
      </w:r>
      <w:r w:rsidR="006354E6">
        <w:rPr>
          <w:lang w:val="en-GB"/>
        </w:rPr>
        <w:fldChar w:fldCharType="end"/>
      </w:r>
      <w:r w:rsidR="006354E6">
        <w:rPr>
          <w:lang w:val="en-GB"/>
        </w:rPr>
        <w:t>)</w:t>
      </w:r>
      <w:r w:rsidR="00A83C31">
        <w:rPr>
          <w:lang w:val="en-GB"/>
        </w:rPr>
        <w:t>.</w:t>
      </w:r>
    </w:p>
    <w:p w14:paraId="1322C8A6" w14:textId="77777777" w:rsidR="00A83C31" w:rsidRDefault="00A83C31" w:rsidP="00A83C31">
      <w:pPr>
        <w:keepNext/>
        <w:jc w:val="center"/>
      </w:pPr>
      <w:r>
        <w:rPr>
          <w:noProof/>
          <w:lang w:val="en-GB"/>
        </w:rPr>
        <w:lastRenderedPageBreak/>
        <w:drawing>
          <wp:inline distT="0" distB="0" distL="0" distR="0" wp14:anchorId="0837BD8B" wp14:editId="52CD695D">
            <wp:extent cx="4365534" cy="3805291"/>
            <wp:effectExtent l="19050" t="19050" r="16510" b="24130"/>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66">
                      <a:extLst>
                        <a:ext uri="{28A0092B-C50C-407E-A947-70E740481C1C}">
                          <a14:useLocalDpi xmlns:a14="http://schemas.microsoft.com/office/drawing/2010/main" val="0"/>
                        </a:ext>
                      </a:extLst>
                    </a:blip>
                    <a:stretch>
                      <a:fillRect/>
                    </a:stretch>
                  </pic:blipFill>
                  <pic:spPr>
                    <a:xfrm>
                      <a:off x="0" y="0"/>
                      <a:ext cx="4368731" cy="3808078"/>
                    </a:xfrm>
                    <a:prstGeom prst="rect">
                      <a:avLst/>
                    </a:prstGeom>
                    <a:ln>
                      <a:solidFill>
                        <a:schemeClr val="bg1">
                          <a:lumMod val="50000"/>
                        </a:schemeClr>
                      </a:solidFill>
                    </a:ln>
                  </pic:spPr>
                </pic:pic>
              </a:graphicData>
            </a:graphic>
          </wp:inline>
        </w:drawing>
      </w:r>
    </w:p>
    <w:p w14:paraId="6F9828E6" w14:textId="24F71CE1" w:rsidR="00A83C31" w:rsidRDefault="00A83C31" w:rsidP="00A83C31">
      <w:pPr>
        <w:pStyle w:val="Didascalia"/>
      </w:pPr>
      <w:bookmarkStart w:id="44" w:name="_Ref107841006"/>
      <w:r>
        <w:t xml:space="preserve">Figure </w:t>
      </w:r>
      <w:r>
        <w:fldChar w:fldCharType="begin"/>
      </w:r>
      <w:r>
        <w:instrText xml:space="preserve"> SEQ Figure \* ARABIC </w:instrText>
      </w:r>
      <w:r>
        <w:fldChar w:fldCharType="separate"/>
      </w:r>
      <w:r w:rsidR="00A51BDE">
        <w:rPr>
          <w:noProof/>
        </w:rPr>
        <w:t>46</w:t>
      </w:r>
      <w:r>
        <w:fldChar w:fldCharType="end"/>
      </w:r>
      <w:bookmarkEnd w:id="44"/>
      <w:r>
        <w:t xml:space="preserve"> Co-creation list</w:t>
      </w:r>
    </w:p>
    <w:p w14:paraId="24305924" w14:textId="2D29DE89" w:rsidR="00137028" w:rsidRPr="00634748" w:rsidRDefault="00137028" w:rsidP="00634748">
      <w:pPr>
        <w:jc w:val="both"/>
        <w:rPr>
          <w:lang w:val="en-GB"/>
        </w:rPr>
      </w:pPr>
    </w:p>
    <w:sectPr w:rsidR="00137028" w:rsidRPr="00634748" w:rsidSect="00A56C8B">
      <w:headerReference w:type="default" r:id="rId67"/>
      <w:footerReference w:type="default" r:id="rId6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 w:author="ENG" w:date="2022-09-08T13:19:00Z" w:initials="ENG">
    <w:p w14:paraId="046C40FC" w14:textId="77777777" w:rsidR="00997A03" w:rsidRDefault="00997A03" w:rsidP="00007277">
      <w:pPr>
        <w:pStyle w:val="Testocommento"/>
      </w:pPr>
      <w:r>
        <w:rPr>
          <w:rStyle w:val="Rimandocommento"/>
        </w:rPr>
        <w:annotationRef/>
      </w:r>
      <w:r>
        <w:t>The application is still under definition, so some changes to this paragraph will be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6C40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46A53" w16cex:dateUtc="2022-09-08T1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6C40FC" w16cid:durableId="26C46A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11E04" w14:textId="77777777" w:rsidR="00EE557A" w:rsidRDefault="00EE557A" w:rsidP="00D242A8">
      <w:pPr>
        <w:spacing w:after="0" w:line="240" w:lineRule="auto"/>
      </w:pPr>
      <w:r>
        <w:separator/>
      </w:r>
    </w:p>
  </w:endnote>
  <w:endnote w:type="continuationSeparator" w:id="0">
    <w:p w14:paraId="4BCA375F" w14:textId="77777777" w:rsidR="00EE557A" w:rsidRDefault="00EE557A" w:rsidP="00D24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36AF1" w14:textId="77BF275D" w:rsidR="0005379B" w:rsidRDefault="0005379B">
    <w:pPr>
      <w:pStyle w:val="Pidipagina"/>
    </w:pPr>
    <w:r>
      <w:rPr>
        <w:noProof/>
        <w:lang w:val="de-DE" w:eastAsia="de-DE"/>
      </w:rPr>
      <w:drawing>
        <wp:inline distT="0" distB="0" distL="0" distR="0" wp14:anchorId="16A8F52C" wp14:editId="6AD24C75">
          <wp:extent cx="890546" cy="31239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06358" cy="317937"/>
                  </a:xfrm>
                  <a:prstGeom prst="rect">
                    <a:avLst/>
                  </a:prstGeom>
                </pic:spPr>
              </pic:pic>
            </a:graphicData>
          </a:graphic>
        </wp:inline>
      </w:drawing>
    </w:r>
    <w:r w:rsidR="002704B7">
      <w:rPr>
        <w:noProof/>
        <w:color w:val="4472C4" w:themeColor="accent1"/>
      </w:rPr>
      <mc:AlternateContent>
        <mc:Choice Requires="wps">
          <w:drawing>
            <wp:anchor distT="0" distB="0" distL="114300" distR="114300" simplePos="0" relativeHeight="251659264" behindDoc="0" locked="0" layoutInCell="1" allowOverlap="1" wp14:anchorId="20CC1C8B" wp14:editId="4785EC18">
              <wp:simplePos x="0" y="0"/>
              <wp:positionH relativeFrom="page">
                <wp:align>center</wp:align>
              </wp:positionH>
              <wp:positionV relativeFrom="page">
                <wp:align>center</wp:align>
              </wp:positionV>
              <wp:extent cx="7155815" cy="10132695"/>
              <wp:effectExtent l="0" t="0" r="0" b="0"/>
              <wp:wrapNone/>
              <wp:docPr id="452" name="Rectangle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5815" cy="10132695"/>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F632FBE" id="Rectangle 452" o:spid="_x0000_s1026" style="position:absolute;margin-left:0;margin-top:0;width:563.45pt;height:797.85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" filled="f" strokecolor="#747070 [1614]" strokeweight="1.25pt">
              <v:path arrowok="t"/>
              <w10:wrap anchorx="page" anchory="page"/>
            </v:rect>
          </w:pict>
        </mc:Fallback>
      </mc:AlternateContent>
    </w:r>
    <w:r>
      <w:rPr>
        <w:color w:val="4472C4" w:themeColor="accent1"/>
      </w:rPr>
      <w:t xml:space="preserve"> </w:t>
    </w:r>
    <w:r>
      <w:rPr>
        <w:color w:val="4472C4" w:themeColor="accent1"/>
      </w:rPr>
      <w:tab/>
    </w:r>
    <w:r>
      <w:rPr>
        <w:color w:val="4472C4" w:themeColor="accent1"/>
      </w:rPr>
      <w:tab/>
    </w:r>
    <w:r>
      <w:rPr>
        <w:rFonts w:asciiTheme="majorHAnsi" w:eastAsiaTheme="majorEastAsia" w:hAnsiTheme="majorHAnsi" w:cstheme="majorBidi"/>
        <w:color w:val="4472C4" w:themeColor="accent1"/>
        <w:sz w:val="20"/>
        <w:szCs w:val="20"/>
      </w:rPr>
      <w:t xml:space="preserve">pg. </w:t>
    </w:r>
    <w:r w:rsidR="00A56C8B">
      <w:rPr>
        <w:rFonts w:eastAsiaTheme="minorEastAsia"/>
        <w:color w:val="4472C4" w:themeColor="accent1"/>
        <w:sz w:val="20"/>
        <w:szCs w:val="20"/>
      </w:rPr>
      <w:fldChar w:fldCharType="begin"/>
    </w:r>
    <w:r>
      <w:rPr>
        <w:color w:val="4472C4" w:themeColor="accent1"/>
        <w:sz w:val="20"/>
        <w:szCs w:val="20"/>
      </w:rPr>
      <w:instrText xml:space="preserve"> PAGE    \* MERGEFORMAT </w:instrText>
    </w:r>
    <w:r w:rsidR="00A56C8B">
      <w:rPr>
        <w:rFonts w:eastAsiaTheme="minorEastAsia"/>
        <w:color w:val="4472C4" w:themeColor="accent1"/>
        <w:sz w:val="20"/>
        <w:szCs w:val="20"/>
      </w:rPr>
      <w:fldChar w:fldCharType="separate"/>
    </w:r>
    <w:r w:rsidR="0091514E" w:rsidRPr="0091514E">
      <w:rPr>
        <w:rFonts w:asciiTheme="majorHAnsi" w:eastAsiaTheme="majorEastAsia" w:hAnsiTheme="majorHAnsi" w:cstheme="majorBidi"/>
        <w:noProof/>
        <w:color w:val="4472C4" w:themeColor="accent1"/>
        <w:sz w:val="20"/>
        <w:szCs w:val="20"/>
      </w:rPr>
      <w:t>3</w:t>
    </w:r>
    <w:r w:rsidR="00A56C8B">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E2338" w14:textId="77777777" w:rsidR="00EE557A" w:rsidRDefault="00EE557A" w:rsidP="00D242A8">
      <w:pPr>
        <w:spacing w:after="0" w:line="240" w:lineRule="auto"/>
      </w:pPr>
      <w:r>
        <w:separator/>
      </w:r>
    </w:p>
  </w:footnote>
  <w:footnote w:type="continuationSeparator" w:id="0">
    <w:p w14:paraId="45250A67" w14:textId="77777777" w:rsidR="00EE557A" w:rsidRDefault="00EE557A" w:rsidP="00D242A8">
      <w:pPr>
        <w:spacing w:after="0" w:line="240" w:lineRule="auto"/>
      </w:pPr>
      <w:r>
        <w:continuationSeparator/>
      </w:r>
    </w:p>
  </w:footnote>
  <w:footnote w:id="1">
    <w:p w14:paraId="7FBFB19B" w14:textId="77777777" w:rsidR="004940CC" w:rsidRDefault="004940CC" w:rsidP="004940CC">
      <w:pPr>
        <w:pStyle w:val="Testonotaapidipagina"/>
        <w:rPr>
          <w:sz w:val="16"/>
          <w:szCs w:val="16"/>
          <w:lang w:val="en-GB"/>
        </w:rPr>
      </w:pPr>
      <w:r>
        <w:rPr>
          <w:rStyle w:val="Rimandonotaapidipagina"/>
          <w:sz w:val="16"/>
          <w:szCs w:val="16"/>
        </w:rPr>
        <w:footnoteRef/>
      </w:r>
      <w:r>
        <w:rPr>
          <w:sz w:val="16"/>
          <w:szCs w:val="16"/>
          <w:lang w:val="en-GB"/>
        </w:rPr>
        <w:t xml:space="preserve"> </w:t>
      </w:r>
      <w:hyperlink r:id="rId1" w:tooltip="http://www.liferay.com/" w:history="1">
        <w:r>
          <w:rPr>
            <w:rStyle w:val="Collegamentoipertestuale"/>
            <w:sz w:val="16"/>
            <w:szCs w:val="16"/>
            <w:lang w:val="en-GB"/>
          </w:rPr>
          <w:t>http://www.liferay.com/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9903" w:type="dxa"/>
      <w:tblInd w:w="-302" w:type="dxa"/>
      <w:tblLayout w:type="fixed"/>
      <w:tblCellMar>
        <w:left w:w="128" w:type="dxa"/>
      </w:tblCellMar>
      <w:tblLook w:val="04A0" w:firstRow="1" w:lastRow="0" w:firstColumn="1" w:lastColumn="0" w:noHBand="0" w:noVBand="1"/>
    </w:tblPr>
    <w:tblGrid>
      <w:gridCol w:w="5098"/>
      <w:gridCol w:w="4805"/>
    </w:tblGrid>
    <w:tr w:rsidR="006C0615" w:rsidRPr="006C0615" w14:paraId="24C3F0C9" w14:textId="77777777" w:rsidTr="00AB7118">
      <w:tc>
        <w:tcPr>
          <w:tcW w:w="5098" w:type="dxa"/>
          <w:vMerge w:val="restart"/>
          <w:tcBorders>
            <w:top w:val="none" w:sz="4" w:space="0" w:color="000000"/>
            <w:left w:val="none" w:sz="4" w:space="0" w:color="000000"/>
            <w:bottom w:val="none" w:sz="4" w:space="0" w:color="000000"/>
            <w:right w:val="none" w:sz="4" w:space="0" w:color="000000"/>
          </w:tcBorders>
          <w:shd w:val="clear" w:color="auto" w:fill="FFFFFF"/>
        </w:tcPr>
        <w:p w14:paraId="7B6C07DA" w14:textId="77777777" w:rsidR="006C0615" w:rsidRDefault="006C0615" w:rsidP="006C0615">
          <w:pPr>
            <w:pStyle w:val="Intestazione"/>
            <w:tabs>
              <w:tab w:val="right" w:pos="9923"/>
            </w:tabs>
          </w:pPr>
          <w:r>
            <w:rPr>
              <w:noProof/>
              <w:lang w:val="it-IT" w:eastAsia="it-IT"/>
            </w:rPr>
            <w:drawing>
              <wp:inline distT="0" distB="0" distL="0" distR="0" wp14:anchorId="7EC49547" wp14:editId="569FBBEE">
                <wp:extent cx="1143635" cy="361950"/>
                <wp:effectExtent l="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1"/>
                        <pic:cNvPicPr>
                          <a:picLocks noChangeAspect="1"/>
                        </pic:cNvPicPr>
                      </pic:nvPicPr>
                      <pic:blipFill>
                        <a:blip r:embed="rId1"/>
                        <a:stretch/>
                      </pic:blipFill>
                      <pic:spPr bwMode="auto">
                        <a:xfrm>
                          <a:off x="0" y="0"/>
                          <a:ext cx="1143634" cy="361949"/>
                        </a:xfrm>
                        <a:prstGeom prst="rect">
                          <a:avLst/>
                        </a:prstGeom>
                      </pic:spPr>
                    </pic:pic>
                  </a:graphicData>
                </a:graphic>
              </wp:inline>
            </w:drawing>
          </w:r>
        </w:p>
      </w:tc>
      <w:tc>
        <w:tcPr>
          <w:tcW w:w="4805" w:type="dxa"/>
          <w:tcBorders>
            <w:top w:val="none" w:sz="4" w:space="0" w:color="000000"/>
            <w:left w:val="none" w:sz="4" w:space="0" w:color="000000"/>
            <w:bottom w:val="none" w:sz="4" w:space="0" w:color="000000"/>
            <w:right w:val="none" w:sz="4" w:space="0" w:color="000000"/>
          </w:tcBorders>
          <w:shd w:val="clear" w:color="auto" w:fill="FFFFFF"/>
        </w:tcPr>
        <w:p w14:paraId="7A763B0A" w14:textId="77777777" w:rsidR="006C0615" w:rsidRPr="006C0615" w:rsidRDefault="006C0615" w:rsidP="006C0615">
          <w:pPr>
            <w:pStyle w:val="Intestazione"/>
            <w:jc w:val="right"/>
            <w:rPr>
              <w:sz w:val="18"/>
              <w:szCs w:val="18"/>
            </w:rPr>
          </w:pPr>
          <w:r w:rsidRPr="006C0615">
            <w:rPr>
              <w:sz w:val="18"/>
              <w:szCs w:val="18"/>
            </w:rPr>
            <w:t>DEMETER 857202</w:t>
          </w:r>
        </w:p>
      </w:tc>
    </w:tr>
    <w:tr w:rsidR="006C0615" w:rsidRPr="006C0615" w14:paraId="4700A4F1" w14:textId="77777777" w:rsidTr="00AB7118">
      <w:tc>
        <w:tcPr>
          <w:tcW w:w="5098" w:type="dxa"/>
          <w:vMerge/>
          <w:tcBorders>
            <w:top w:val="none" w:sz="4" w:space="0" w:color="000000"/>
            <w:left w:val="none" w:sz="4" w:space="0" w:color="000000"/>
            <w:bottom w:val="none" w:sz="4" w:space="0" w:color="000000"/>
            <w:right w:val="none" w:sz="4" w:space="0" w:color="000000"/>
          </w:tcBorders>
          <w:shd w:val="clear" w:color="auto" w:fill="FFFFFF"/>
        </w:tcPr>
        <w:p w14:paraId="0BF91621" w14:textId="77777777" w:rsidR="006C0615" w:rsidRDefault="006C0615" w:rsidP="006C0615">
          <w:pPr>
            <w:pStyle w:val="Intestazione"/>
            <w:tabs>
              <w:tab w:val="right" w:pos="9923"/>
            </w:tabs>
          </w:pPr>
        </w:p>
      </w:tc>
      <w:tc>
        <w:tcPr>
          <w:tcW w:w="4805" w:type="dxa"/>
          <w:tcBorders>
            <w:top w:val="none" w:sz="4" w:space="0" w:color="000000"/>
            <w:left w:val="none" w:sz="4" w:space="0" w:color="000000"/>
            <w:bottom w:val="none" w:sz="4" w:space="0" w:color="000000"/>
            <w:right w:val="none" w:sz="4" w:space="0" w:color="000000"/>
          </w:tcBorders>
          <w:shd w:val="clear" w:color="auto" w:fill="FFFFFF"/>
        </w:tcPr>
        <w:p w14:paraId="6DD2B1EC" w14:textId="63C32963" w:rsidR="006C0615" w:rsidRPr="006C0615" w:rsidRDefault="006C0615" w:rsidP="006C0615">
          <w:pPr>
            <w:pStyle w:val="Intestazione"/>
            <w:jc w:val="right"/>
            <w:rPr>
              <w:sz w:val="18"/>
              <w:szCs w:val="18"/>
            </w:rPr>
          </w:pPr>
        </w:p>
      </w:tc>
    </w:tr>
  </w:tbl>
  <w:p w14:paraId="000A9B54" w14:textId="77777777" w:rsidR="0005379B" w:rsidRDefault="0005379B" w:rsidP="006C0615">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22FF"/>
    <w:multiLevelType w:val="multilevel"/>
    <w:tmpl w:val="03285BF6"/>
    <w:lvl w:ilvl="0">
      <w:start w:val="1"/>
      <w:numFmt w:val="decimal"/>
      <w:pStyle w:val="Titolo1"/>
      <w:lvlText w:val="%1"/>
      <w:lvlJc w:val="left"/>
      <w:pPr>
        <w:tabs>
          <w:tab w:val="num" w:pos="432"/>
        </w:tabs>
        <w:ind w:left="432" w:hanging="432"/>
      </w:pPr>
      <w:rPr>
        <w:rFonts w:cs="Times New Roman" w:hint="default"/>
      </w:rPr>
    </w:lvl>
    <w:lvl w:ilvl="1">
      <w:start w:val="1"/>
      <w:numFmt w:val="decimal"/>
      <w:pStyle w:val="Titolo2"/>
      <w:lvlText w:val="%1.%2"/>
      <w:lvlJc w:val="left"/>
      <w:pPr>
        <w:tabs>
          <w:tab w:val="num" w:pos="576"/>
        </w:tabs>
        <w:ind w:left="576" w:hanging="576"/>
      </w:pPr>
      <w:rPr>
        <w:rFonts w:cs="Times New Roman" w:hint="default"/>
      </w:rPr>
    </w:lvl>
    <w:lvl w:ilvl="2">
      <w:start w:val="1"/>
      <w:numFmt w:val="decimal"/>
      <w:pStyle w:val="Titolo3"/>
      <w:lvlText w:val="%1.%2.%3"/>
      <w:lvlJc w:val="left"/>
      <w:pPr>
        <w:tabs>
          <w:tab w:val="num" w:pos="720"/>
        </w:tabs>
        <w:ind w:left="720" w:hanging="720"/>
      </w:pPr>
      <w:rPr>
        <w:rFonts w:cs="Times New Roman" w:hint="default"/>
      </w:rPr>
    </w:lvl>
    <w:lvl w:ilvl="3">
      <w:start w:val="1"/>
      <w:numFmt w:val="decimal"/>
      <w:pStyle w:val="Titolo4"/>
      <w:lvlText w:val="%1.%2.%3.%4"/>
      <w:lvlJc w:val="left"/>
      <w:pPr>
        <w:tabs>
          <w:tab w:val="num" w:pos="864"/>
        </w:tabs>
        <w:ind w:left="864" w:hanging="864"/>
      </w:pPr>
      <w:rPr>
        <w:rFonts w:cs="Times New Roman" w:hint="default"/>
      </w:rPr>
    </w:lvl>
    <w:lvl w:ilvl="4">
      <w:start w:val="1"/>
      <w:numFmt w:val="decimal"/>
      <w:pStyle w:val="Titolo5"/>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 w15:restartNumberingAfterBreak="0">
    <w:nsid w:val="06C56913"/>
    <w:multiLevelType w:val="multilevel"/>
    <w:tmpl w:val="472E05D4"/>
    <w:styleLink w:val="ARILISTA"/>
    <w:lvl w:ilvl="0">
      <w:start w:val="1"/>
      <w:numFmt w:val="bullet"/>
      <w:pStyle w:val="Bullet1"/>
      <w:lvlText w:val=""/>
      <w:lvlJc w:val="left"/>
      <w:pPr>
        <w:tabs>
          <w:tab w:val="num" w:pos="227"/>
        </w:tabs>
        <w:ind w:left="227" w:hanging="227"/>
      </w:pPr>
      <w:rPr>
        <w:rFonts w:ascii="Wingdings 3" w:hAnsi="Wingdings 3" w:hint="default"/>
        <w:b w:val="0"/>
        <w:i w:val="0"/>
        <w:color w:val="000000"/>
        <w:sz w:val="20"/>
      </w:rPr>
    </w:lvl>
    <w:lvl w:ilvl="1">
      <w:start w:val="1"/>
      <w:numFmt w:val="bullet"/>
      <w:lvlText w:val="­"/>
      <w:lvlJc w:val="left"/>
      <w:pPr>
        <w:tabs>
          <w:tab w:val="num" w:pos="454"/>
        </w:tabs>
        <w:ind w:left="454" w:hanging="227"/>
      </w:pPr>
      <w:rPr>
        <w:rFonts w:ascii="Times New Roman" w:hAnsi="Times New Roman" w:cs="Times New Roman" w:hint="default"/>
        <w:color w:val="000000"/>
      </w:rPr>
    </w:lvl>
    <w:lvl w:ilvl="2">
      <w:start w:val="1"/>
      <w:numFmt w:val="bullet"/>
      <w:lvlText w:val=""/>
      <w:lvlJc w:val="left"/>
      <w:pPr>
        <w:tabs>
          <w:tab w:val="num" w:pos="680"/>
        </w:tabs>
        <w:ind w:left="680" w:hanging="226"/>
      </w:pPr>
      <w:rPr>
        <w:rFonts w:ascii="Symbol" w:hAnsi="Symbol" w:hint="default"/>
        <w:color w:val="000000"/>
      </w:rPr>
    </w:lvl>
    <w:lvl w:ilvl="3">
      <w:start w:val="1"/>
      <w:numFmt w:val="bullet"/>
      <w:lvlText w:val=""/>
      <w:lvlJc w:val="left"/>
      <w:pPr>
        <w:tabs>
          <w:tab w:val="num" w:pos="907"/>
        </w:tabs>
        <w:ind w:left="907" w:hanging="227"/>
      </w:pPr>
      <w:rPr>
        <w:rFonts w:ascii="Wingdings" w:hAnsi="Wingdings" w:hint="default"/>
        <w:color w:val="000000"/>
      </w:rPr>
    </w:lvl>
    <w:lvl w:ilvl="4">
      <w:start w:val="1"/>
      <w:numFmt w:val="bullet"/>
      <w:lvlText w:val=""/>
      <w:lvlJc w:val="left"/>
      <w:pPr>
        <w:tabs>
          <w:tab w:val="num" w:pos="1134"/>
        </w:tabs>
        <w:ind w:left="1134" w:hanging="227"/>
      </w:pPr>
      <w:rPr>
        <w:rFonts w:ascii="Wingdings" w:hAnsi="Wingdings" w:hint="default"/>
        <w:color w:val="000000"/>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09B3405B"/>
    <w:multiLevelType w:val="hybridMultilevel"/>
    <w:tmpl w:val="4BAA48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2E92778"/>
    <w:multiLevelType w:val="hybridMultilevel"/>
    <w:tmpl w:val="0F8E0E9A"/>
    <w:lvl w:ilvl="0" w:tplc="04100011">
      <w:start w:val="1"/>
      <w:numFmt w:val="decimal"/>
      <w:lvlText w:val="%1)"/>
      <w:lvlJc w:val="left"/>
      <w:pPr>
        <w:ind w:left="720" w:hanging="360"/>
      </w:pPr>
      <w:rPr>
        <w:rFonts w:hint="default"/>
      </w:rPr>
    </w:lvl>
    <w:lvl w:ilvl="1" w:tplc="5FAE07E8">
      <w:start w:val="2"/>
      <w:numFmt w:val="bullet"/>
      <w:lvlText w:val="-"/>
      <w:lvlJc w:val="left"/>
      <w:pPr>
        <w:ind w:left="1080" w:hanging="360"/>
      </w:pPr>
      <w:rPr>
        <w:rFonts w:ascii="Calibri" w:eastAsiaTheme="minorHAnsi" w:hAnsi="Calibri" w:cs="Calibri"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9CB3350"/>
    <w:multiLevelType w:val="hybridMultilevel"/>
    <w:tmpl w:val="7B34F3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F7D2F5D"/>
    <w:multiLevelType w:val="hybridMultilevel"/>
    <w:tmpl w:val="68E21A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0076F85"/>
    <w:multiLevelType w:val="hybridMultilevel"/>
    <w:tmpl w:val="004CC934"/>
    <w:lvl w:ilvl="0" w:tplc="4D566982">
      <w:start w:val="1"/>
      <w:numFmt w:val="bullet"/>
      <w:lvlText w:val="}"/>
      <w:lvlJc w:val="left"/>
      <w:pPr>
        <w:ind w:left="360" w:hanging="360"/>
      </w:pPr>
      <w:rPr>
        <w:rFonts w:ascii="Wingdings 3" w:hAnsi="Wingdings 3" w:hint="default"/>
        <w:b w:val="0"/>
        <w:i w:val="0"/>
        <w:color w:val="0066A1"/>
        <w:sz w:val="20"/>
      </w:rPr>
    </w:lvl>
    <w:lvl w:ilvl="1" w:tplc="BE6A72C0">
      <w:start w:val="1"/>
      <w:numFmt w:val="bullet"/>
      <w:lvlText w:val="­"/>
      <w:lvlJc w:val="left"/>
      <w:pPr>
        <w:ind w:left="1080" w:hanging="360"/>
      </w:pPr>
      <w:rPr>
        <w:rFonts w:ascii="Times New Roman" w:hAnsi="Times New Roman"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1F0110E"/>
    <w:multiLevelType w:val="hybridMultilevel"/>
    <w:tmpl w:val="CD2487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7BF55D7"/>
    <w:multiLevelType w:val="hybridMultilevel"/>
    <w:tmpl w:val="BD9CB7AA"/>
    <w:lvl w:ilvl="0" w:tplc="81147608">
      <w:start w:val="1"/>
      <w:numFmt w:val="bullet"/>
      <w:lvlText w:val=""/>
      <w:lvlJc w:val="left"/>
      <w:pPr>
        <w:ind w:left="720" w:hanging="360"/>
      </w:pPr>
      <w:rPr>
        <w:rFonts w:ascii="Symbol" w:hAnsi="Symbol" w:hint="default"/>
      </w:rPr>
    </w:lvl>
    <w:lvl w:ilvl="1" w:tplc="79C06004">
      <w:start w:val="1"/>
      <w:numFmt w:val="bullet"/>
      <w:lvlText w:val="o"/>
      <w:lvlJc w:val="left"/>
      <w:pPr>
        <w:ind w:left="1440" w:hanging="360"/>
      </w:pPr>
      <w:rPr>
        <w:rFonts w:ascii="Courier New" w:hAnsi="Courier New" w:cs="Courier New" w:hint="default"/>
      </w:rPr>
    </w:lvl>
    <w:lvl w:ilvl="2" w:tplc="F468C64E">
      <w:start w:val="1"/>
      <w:numFmt w:val="bullet"/>
      <w:lvlText w:val=""/>
      <w:lvlJc w:val="left"/>
      <w:pPr>
        <w:ind w:left="2160" w:hanging="360"/>
      </w:pPr>
      <w:rPr>
        <w:rFonts w:ascii="Wingdings" w:hAnsi="Wingdings" w:hint="default"/>
      </w:rPr>
    </w:lvl>
    <w:lvl w:ilvl="3" w:tplc="3BC66A38">
      <w:start w:val="1"/>
      <w:numFmt w:val="bullet"/>
      <w:lvlText w:val=""/>
      <w:lvlJc w:val="left"/>
      <w:pPr>
        <w:ind w:left="2880" w:hanging="360"/>
      </w:pPr>
      <w:rPr>
        <w:rFonts w:ascii="Symbol" w:hAnsi="Symbol" w:hint="default"/>
      </w:rPr>
    </w:lvl>
    <w:lvl w:ilvl="4" w:tplc="5A4A3794">
      <w:start w:val="1"/>
      <w:numFmt w:val="bullet"/>
      <w:lvlText w:val="o"/>
      <w:lvlJc w:val="left"/>
      <w:pPr>
        <w:ind w:left="3600" w:hanging="360"/>
      </w:pPr>
      <w:rPr>
        <w:rFonts w:ascii="Courier New" w:hAnsi="Courier New" w:cs="Courier New" w:hint="default"/>
      </w:rPr>
    </w:lvl>
    <w:lvl w:ilvl="5" w:tplc="8DB86780">
      <w:start w:val="1"/>
      <w:numFmt w:val="bullet"/>
      <w:lvlText w:val=""/>
      <w:lvlJc w:val="left"/>
      <w:pPr>
        <w:ind w:left="4320" w:hanging="360"/>
      </w:pPr>
      <w:rPr>
        <w:rFonts w:ascii="Wingdings" w:hAnsi="Wingdings" w:hint="default"/>
      </w:rPr>
    </w:lvl>
    <w:lvl w:ilvl="6" w:tplc="F89869E6">
      <w:start w:val="1"/>
      <w:numFmt w:val="bullet"/>
      <w:lvlText w:val=""/>
      <w:lvlJc w:val="left"/>
      <w:pPr>
        <w:ind w:left="5040" w:hanging="360"/>
      </w:pPr>
      <w:rPr>
        <w:rFonts w:ascii="Symbol" w:hAnsi="Symbol" w:hint="default"/>
      </w:rPr>
    </w:lvl>
    <w:lvl w:ilvl="7" w:tplc="2BDCE852">
      <w:start w:val="1"/>
      <w:numFmt w:val="bullet"/>
      <w:lvlText w:val="o"/>
      <w:lvlJc w:val="left"/>
      <w:pPr>
        <w:ind w:left="5760" w:hanging="360"/>
      </w:pPr>
      <w:rPr>
        <w:rFonts w:ascii="Courier New" w:hAnsi="Courier New" w:cs="Courier New" w:hint="default"/>
      </w:rPr>
    </w:lvl>
    <w:lvl w:ilvl="8" w:tplc="1B12C9F8">
      <w:start w:val="1"/>
      <w:numFmt w:val="bullet"/>
      <w:lvlText w:val=""/>
      <w:lvlJc w:val="left"/>
      <w:pPr>
        <w:ind w:left="6480" w:hanging="360"/>
      </w:pPr>
      <w:rPr>
        <w:rFonts w:ascii="Wingdings" w:hAnsi="Wingdings" w:hint="default"/>
      </w:rPr>
    </w:lvl>
  </w:abstractNum>
  <w:abstractNum w:abstractNumId="9" w15:restartNumberingAfterBreak="0">
    <w:nsid w:val="396D4953"/>
    <w:multiLevelType w:val="hybridMultilevel"/>
    <w:tmpl w:val="4F18B4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9C87204"/>
    <w:multiLevelType w:val="hybridMultilevel"/>
    <w:tmpl w:val="BC76AB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C1D7163"/>
    <w:multiLevelType w:val="hybridMultilevel"/>
    <w:tmpl w:val="62B2B3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22010B6"/>
    <w:multiLevelType w:val="multilevel"/>
    <w:tmpl w:val="472E05D4"/>
    <w:numStyleLink w:val="ARILISTA"/>
  </w:abstractNum>
  <w:abstractNum w:abstractNumId="13" w15:restartNumberingAfterBreak="0">
    <w:nsid w:val="44A23522"/>
    <w:multiLevelType w:val="hybridMultilevel"/>
    <w:tmpl w:val="180A7918"/>
    <w:lvl w:ilvl="0" w:tplc="EE783242">
      <w:start w:val="1"/>
      <w:numFmt w:val="bullet"/>
      <w:pStyle w:val="TableBullet2"/>
      <w:lvlText w:val="-"/>
      <w:lvlJc w:val="left"/>
      <w:pPr>
        <w:ind w:left="576" w:hanging="360"/>
      </w:pPr>
      <w:rPr>
        <w:rFonts w:ascii="Times New Roman" w:hAnsi="Times New Roman" w:cs="Times New Roman" w:hint="default"/>
        <w:color w:val="00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42E3887"/>
    <w:multiLevelType w:val="hybridMultilevel"/>
    <w:tmpl w:val="74569A40"/>
    <w:lvl w:ilvl="0" w:tplc="BAB8AE18">
      <w:start w:val="3"/>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7552FDB"/>
    <w:multiLevelType w:val="hybridMultilevel"/>
    <w:tmpl w:val="4586B6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B534B7D"/>
    <w:multiLevelType w:val="hybridMultilevel"/>
    <w:tmpl w:val="A00C9C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F6437CE"/>
    <w:multiLevelType w:val="hybridMultilevel"/>
    <w:tmpl w:val="194CB7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51A5987"/>
    <w:multiLevelType w:val="multilevel"/>
    <w:tmpl w:val="5FF24BBA"/>
    <w:lvl w:ilvl="0">
      <w:start w:val="1"/>
      <w:numFmt w:val="upperLetter"/>
      <w:pStyle w:val="AnnexH1"/>
      <w:lvlText w:val="Annex %1"/>
      <w:lvlJc w:val="left"/>
      <w:pPr>
        <w:tabs>
          <w:tab w:val="left" w:pos="357"/>
        </w:tabs>
        <w:ind w:left="567" w:hanging="567"/>
      </w:pPr>
      <w:rPr>
        <w:rFonts w:hint="default"/>
        <w:b/>
        <w:bCs w:val="0"/>
        <w:i w:val="0"/>
        <w:iCs w:val="0"/>
        <w:caps w:val="0"/>
        <w:smallCaps w:val="0"/>
        <w:strike w:val="0"/>
        <w:dstrike w:val="0"/>
        <w:vanish w:val="0"/>
        <w:color w:val="000000"/>
        <w:spacing w:val="0"/>
        <w:position w:val="0"/>
        <w:u w:val="none"/>
        <w:vertAlign w:val="baseline"/>
      </w:rPr>
    </w:lvl>
    <w:lvl w:ilvl="1">
      <w:start w:val="1"/>
      <w:numFmt w:val="decimal"/>
      <w:pStyle w:val="AnnexH2"/>
      <w:lvlText w:val="%1.%2."/>
      <w:lvlJc w:val="left"/>
      <w:pPr>
        <w:ind w:left="432" w:hanging="432"/>
      </w:pPr>
      <w:rPr>
        <w:rFonts w:hint="default"/>
      </w:rPr>
    </w:lvl>
    <w:lvl w:ilvl="2">
      <w:start w:val="1"/>
      <w:numFmt w:val="decimal"/>
      <w:pStyle w:val="AnnexH3"/>
      <w:lvlText w:val="%1.%2.%3."/>
      <w:lvlJc w:val="left"/>
      <w:pPr>
        <w:ind w:left="1224" w:hanging="504"/>
      </w:pPr>
      <w:rPr>
        <w:b w:val="0"/>
        <w:bCs w:val="0"/>
        <w:i w:val="0"/>
        <w:iCs w:val="0"/>
        <w:caps w:val="0"/>
        <w:smallCaps w:val="0"/>
        <w:strike w:val="0"/>
        <w:dstrike w:val="0"/>
        <w:vanish w:val="0"/>
        <w:spacing w:val="0"/>
        <w:position w:val="0"/>
        <w:u w:val="none"/>
        <w:vertAlign w:val="baseline"/>
        <w14:textOutline w14:w="0" w14:cap="rnd" w14:cmpd="sng" w14:algn="ctr">
          <w14:noFill/>
          <w14:prstDash w14:val="solid"/>
          <w14:bevel/>
        </w14:textOutline>
      </w:rPr>
    </w:lvl>
    <w:lvl w:ilvl="3">
      <w:start w:val="1"/>
      <w:numFmt w:val="decimal"/>
      <w:lvlText w:val="%1.%2.%3.%4."/>
      <w:lvlJc w:val="left"/>
      <w:pPr>
        <w:ind w:left="2066"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AEC2615"/>
    <w:multiLevelType w:val="hybridMultilevel"/>
    <w:tmpl w:val="783E79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C3453AD"/>
    <w:multiLevelType w:val="hybridMultilevel"/>
    <w:tmpl w:val="CDCCBF24"/>
    <w:lvl w:ilvl="0" w:tplc="40DED150">
      <w:start w:val="1"/>
      <w:numFmt w:val="bullet"/>
      <w:pStyle w:val="Bullet2"/>
      <w:lvlText w:val="-"/>
      <w:lvlJc w:val="left"/>
      <w:pPr>
        <w:ind w:left="947" w:hanging="360"/>
      </w:pPr>
      <w:rPr>
        <w:rFonts w:ascii="Times New Roman" w:hAnsi="Times New Roman" w:cs="Times New Roman" w:hint="default"/>
        <w:color w:val="000000"/>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21" w15:restartNumberingAfterBreak="0">
    <w:nsid w:val="71B02CC9"/>
    <w:multiLevelType w:val="hybridMultilevel"/>
    <w:tmpl w:val="96FEF6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1C72E34"/>
    <w:multiLevelType w:val="hybridMultilevel"/>
    <w:tmpl w:val="9192FA88"/>
    <w:lvl w:ilvl="0" w:tplc="D2660C32">
      <w:start w:val="1"/>
      <w:numFmt w:val="bullet"/>
      <w:pStyle w:val="TableBullet1"/>
      <w:lvlText w:val=""/>
      <w:lvlJc w:val="left"/>
      <w:pPr>
        <w:ind w:left="720" w:hanging="360"/>
      </w:pPr>
      <w:rPr>
        <w:rFonts w:ascii="Wingdings" w:hAnsi="Wingdings" w:cs="Times New Roman"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8A7733D"/>
    <w:multiLevelType w:val="hybridMultilevel"/>
    <w:tmpl w:val="957062EC"/>
    <w:lvl w:ilvl="0" w:tplc="81FE82A6">
      <w:start w:val="1"/>
      <w:numFmt w:val="bullet"/>
      <w:lvlText w:val="-"/>
      <w:lvlJc w:val="left"/>
      <w:pPr>
        <w:ind w:left="947" w:hanging="360"/>
      </w:pPr>
      <w:rPr>
        <w:rFonts w:ascii="Times New Roman" w:hAnsi="Times New Roman" w:cs="Times New Roman" w:hint="default"/>
        <w:color w:val="000000"/>
      </w:rPr>
    </w:lvl>
    <w:lvl w:ilvl="1" w:tplc="840ADE8A">
      <w:start w:val="1"/>
      <w:numFmt w:val="bullet"/>
      <w:lvlText w:val="o"/>
      <w:lvlJc w:val="left"/>
      <w:pPr>
        <w:ind w:left="1667" w:hanging="360"/>
      </w:pPr>
      <w:rPr>
        <w:rFonts w:ascii="Courier New" w:hAnsi="Courier New" w:cs="Courier New" w:hint="default"/>
      </w:rPr>
    </w:lvl>
    <w:lvl w:ilvl="2" w:tplc="0C6A8292">
      <w:start w:val="1"/>
      <w:numFmt w:val="bullet"/>
      <w:lvlText w:val=""/>
      <w:lvlJc w:val="left"/>
      <w:pPr>
        <w:ind w:left="2387" w:hanging="360"/>
      </w:pPr>
      <w:rPr>
        <w:rFonts w:ascii="Wingdings" w:hAnsi="Wingdings" w:hint="default"/>
      </w:rPr>
    </w:lvl>
    <w:lvl w:ilvl="3" w:tplc="AA7606DA">
      <w:start w:val="1"/>
      <w:numFmt w:val="bullet"/>
      <w:lvlText w:val=""/>
      <w:lvlJc w:val="left"/>
      <w:pPr>
        <w:ind w:left="3107" w:hanging="360"/>
      </w:pPr>
      <w:rPr>
        <w:rFonts w:ascii="Symbol" w:hAnsi="Symbol" w:hint="default"/>
      </w:rPr>
    </w:lvl>
    <w:lvl w:ilvl="4" w:tplc="4ADC53B8">
      <w:start w:val="1"/>
      <w:numFmt w:val="bullet"/>
      <w:lvlText w:val="o"/>
      <w:lvlJc w:val="left"/>
      <w:pPr>
        <w:ind w:left="3827" w:hanging="360"/>
      </w:pPr>
      <w:rPr>
        <w:rFonts w:ascii="Courier New" w:hAnsi="Courier New" w:cs="Courier New" w:hint="default"/>
      </w:rPr>
    </w:lvl>
    <w:lvl w:ilvl="5" w:tplc="14846B8A">
      <w:start w:val="1"/>
      <w:numFmt w:val="bullet"/>
      <w:lvlText w:val=""/>
      <w:lvlJc w:val="left"/>
      <w:pPr>
        <w:ind w:left="4547" w:hanging="360"/>
      </w:pPr>
      <w:rPr>
        <w:rFonts w:ascii="Wingdings" w:hAnsi="Wingdings" w:hint="default"/>
      </w:rPr>
    </w:lvl>
    <w:lvl w:ilvl="6" w:tplc="E37EE36A">
      <w:start w:val="1"/>
      <w:numFmt w:val="bullet"/>
      <w:lvlText w:val=""/>
      <w:lvlJc w:val="left"/>
      <w:pPr>
        <w:ind w:left="5267" w:hanging="360"/>
      </w:pPr>
      <w:rPr>
        <w:rFonts w:ascii="Symbol" w:hAnsi="Symbol" w:hint="default"/>
      </w:rPr>
    </w:lvl>
    <w:lvl w:ilvl="7" w:tplc="D898C030">
      <w:start w:val="1"/>
      <w:numFmt w:val="bullet"/>
      <w:lvlText w:val="o"/>
      <w:lvlJc w:val="left"/>
      <w:pPr>
        <w:ind w:left="5987" w:hanging="360"/>
      </w:pPr>
      <w:rPr>
        <w:rFonts w:ascii="Courier New" w:hAnsi="Courier New" w:cs="Courier New" w:hint="default"/>
      </w:rPr>
    </w:lvl>
    <w:lvl w:ilvl="8" w:tplc="821C0ACE">
      <w:start w:val="1"/>
      <w:numFmt w:val="bullet"/>
      <w:lvlText w:val=""/>
      <w:lvlJc w:val="left"/>
      <w:pPr>
        <w:ind w:left="6707" w:hanging="360"/>
      </w:pPr>
      <w:rPr>
        <w:rFonts w:ascii="Wingdings" w:hAnsi="Wingdings" w:hint="default"/>
      </w:rPr>
    </w:lvl>
  </w:abstractNum>
  <w:num w:numId="1" w16cid:durableId="1103233879">
    <w:abstractNumId w:val="0"/>
  </w:num>
  <w:num w:numId="2" w16cid:durableId="765344044">
    <w:abstractNumId w:val="0"/>
  </w:num>
  <w:num w:numId="3" w16cid:durableId="247472215">
    <w:abstractNumId w:val="0"/>
  </w:num>
  <w:num w:numId="4" w16cid:durableId="1856381612">
    <w:abstractNumId w:val="0"/>
  </w:num>
  <w:num w:numId="5" w16cid:durableId="1898855503">
    <w:abstractNumId w:val="0"/>
  </w:num>
  <w:num w:numId="6" w16cid:durableId="492527089">
    <w:abstractNumId w:val="0"/>
  </w:num>
  <w:num w:numId="7" w16cid:durableId="1001541967">
    <w:abstractNumId w:val="9"/>
  </w:num>
  <w:num w:numId="8" w16cid:durableId="912742164">
    <w:abstractNumId w:val="14"/>
  </w:num>
  <w:num w:numId="9" w16cid:durableId="862210221">
    <w:abstractNumId w:val="6"/>
  </w:num>
  <w:num w:numId="10" w16cid:durableId="713967743">
    <w:abstractNumId w:val="1"/>
  </w:num>
  <w:num w:numId="11" w16cid:durableId="1378318184">
    <w:abstractNumId w:val="22"/>
  </w:num>
  <w:num w:numId="12" w16cid:durableId="569465211">
    <w:abstractNumId w:val="12"/>
  </w:num>
  <w:num w:numId="13" w16cid:durableId="584654160">
    <w:abstractNumId w:val="20"/>
  </w:num>
  <w:num w:numId="14" w16cid:durableId="1763187195">
    <w:abstractNumId w:val="13"/>
  </w:num>
  <w:num w:numId="15" w16cid:durableId="1022634227">
    <w:abstractNumId w:val="0"/>
  </w:num>
  <w:num w:numId="16" w16cid:durableId="1463691558">
    <w:abstractNumId w:val="23"/>
  </w:num>
  <w:num w:numId="17" w16cid:durableId="4673043">
    <w:abstractNumId w:val="18"/>
  </w:num>
  <w:num w:numId="18" w16cid:durableId="400714757">
    <w:abstractNumId w:val="15"/>
  </w:num>
  <w:num w:numId="19" w16cid:durableId="1454640067">
    <w:abstractNumId w:val="16"/>
  </w:num>
  <w:num w:numId="20" w16cid:durableId="1061948812">
    <w:abstractNumId w:val="5"/>
  </w:num>
  <w:num w:numId="21" w16cid:durableId="1335957747">
    <w:abstractNumId w:val="19"/>
  </w:num>
  <w:num w:numId="22" w16cid:durableId="210118783">
    <w:abstractNumId w:val="4"/>
  </w:num>
  <w:num w:numId="23" w16cid:durableId="1231696756">
    <w:abstractNumId w:val="0"/>
  </w:num>
  <w:num w:numId="24" w16cid:durableId="425658020">
    <w:abstractNumId w:val="7"/>
  </w:num>
  <w:num w:numId="25" w16cid:durableId="686293468">
    <w:abstractNumId w:val="21"/>
  </w:num>
  <w:num w:numId="26" w16cid:durableId="1883397326">
    <w:abstractNumId w:val="2"/>
  </w:num>
  <w:num w:numId="27" w16cid:durableId="1206599040">
    <w:abstractNumId w:val="10"/>
  </w:num>
  <w:num w:numId="28" w16cid:durableId="1635717394">
    <w:abstractNumId w:val="8"/>
  </w:num>
  <w:num w:numId="29" w16cid:durableId="1374771010">
    <w:abstractNumId w:val="11"/>
  </w:num>
  <w:num w:numId="30" w16cid:durableId="1323855704">
    <w:abstractNumId w:val="3"/>
  </w:num>
  <w:num w:numId="31" w16cid:durableId="764961827">
    <w:abstractNumId w:val="17"/>
  </w:num>
  <w:num w:numId="32" w16cid:durableId="73308894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NG">
    <w15:presenceInfo w15:providerId="None" w15:userId="E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36F"/>
    <w:rsid w:val="000040BB"/>
    <w:rsid w:val="0000452C"/>
    <w:rsid w:val="00005A53"/>
    <w:rsid w:val="00033766"/>
    <w:rsid w:val="00036600"/>
    <w:rsid w:val="00047527"/>
    <w:rsid w:val="00052234"/>
    <w:rsid w:val="0005379B"/>
    <w:rsid w:val="000559B8"/>
    <w:rsid w:val="00056FD4"/>
    <w:rsid w:val="000572CC"/>
    <w:rsid w:val="00065708"/>
    <w:rsid w:val="00071171"/>
    <w:rsid w:val="000911C6"/>
    <w:rsid w:val="000941A3"/>
    <w:rsid w:val="000A06D5"/>
    <w:rsid w:val="000A181A"/>
    <w:rsid w:val="000A1B0E"/>
    <w:rsid w:val="000B37E9"/>
    <w:rsid w:val="000F6318"/>
    <w:rsid w:val="0011114A"/>
    <w:rsid w:val="00122050"/>
    <w:rsid w:val="00122A33"/>
    <w:rsid w:val="001272B7"/>
    <w:rsid w:val="0013163A"/>
    <w:rsid w:val="0013283B"/>
    <w:rsid w:val="00137028"/>
    <w:rsid w:val="001404E1"/>
    <w:rsid w:val="00150517"/>
    <w:rsid w:val="00151686"/>
    <w:rsid w:val="00152351"/>
    <w:rsid w:val="00162B1A"/>
    <w:rsid w:val="00166D78"/>
    <w:rsid w:val="0016706F"/>
    <w:rsid w:val="0018148F"/>
    <w:rsid w:val="0018573E"/>
    <w:rsid w:val="0018674F"/>
    <w:rsid w:val="001B3C29"/>
    <w:rsid w:val="001C4394"/>
    <w:rsid w:val="001C5B50"/>
    <w:rsid w:val="001C5C17"/>
    <w:rsid w:val="001E7411"/>
    <w:rsid w:val="0022496D"/>
    <w:rsid w:val="00233F57"/>
    <w:rsid w:val="00234772"/>
    <w:rsid w:val="0023587A"/>
    <w:rsid w:val="00236CD4"/>
    <w:rsid w:val="00237040"/>
    <w:rsid w:val="00237C24"/>
    <w:rsid w:val="00241961"/>
    <w:rsid w:val="0024449C"/>
    <w:rsid w:val="0025340F"/>
    <w:rsid w:val="002704B7"/>
    <w:rsid w:val="00271D18"/>
    <w:rsid w:val="00280ABC"/>
    <w:rsid w:val="00282577"/>
    <w:rsid w:val="00285728"/>
    <w:rsid w:val="002916F6"/>
    <w:rsid w:val="002A3C59"/>
    <w:rsid w:val="002B3E6F"/>
    <w:rsid w:val="002B749B"/>
    <w:rsid w:val="002C2281"/>
    <w:rsid w:val="002D5D14"/>
    <w:rsid w:val="002E6F20"/>
    <w:rsid w:val="002F5958"/>
    <w:rsid w:val="00311258"/>
    <w:rsid w:val="00325897"/>
    <w:rsid w:val="00386A3E"/>
    <w:rsid w:val="003914F6"/>
    <w:rsid w:val="00392C6B"/>
    <w:rsid w:val="0039432A"/>
    <w:rsid w:val="003A4014"/>
    <w:rsid w:val="003C6675"/>
    <w:rsid w:val="003E18D7"/>
    <w:rsid w:val="003F6AF9"/>
    <w:rsid w:val="00405E65"/>
    <w:rsid w:val="00407311"/>
    <w:rsid w:val="004139B0"/>
    <w:rsid w:val="00422816"/>
    <w:rsid w:val="00460E08"/>
    <w:rsid w:val="0048647E"/>
    <w:rsid w:val="004940CC"/>
    <w:rsid w:val="004977C6"/>
    <w:rsid w:val="004A44C2"/>
    <w:rsid w:val="004A562E"/>
    <w:rsid w:val="004A794C"/>
    <w:rsid w:val="004B3A94"/>
    <w:rsid w:val="004C4A09"/>
    <w:rsid w:val="004C6BD0"/>
    <w:rsid w:val="004E2721"/>
    <w:rsid w:val="004E2814"/>
    <w:rsid w:val="004F6B02"/>
    <w:rsid w:val="005048DD"/>
    <w:rsid w:val="00507221"/>
    <w:rsid w:val="00507CF0"/>
    <w:rsid w:val="00511279"/>
    <w:rsid w:val="00514E6E"/>
    <w:rsid w:val="005162B4"/>
    <w:rsid w:val="00520424"/>
    <w:rsid w:val="00526041"/>
    <w:rsid w:val="005264A8"/>
    <w:rsid w:val="00551BA2"/>
    <w:rsid w:val="00572B2D"/>
    <w:rsid w:val="005775D6"/>
    <w:rsid w:val="00581D10"/>
    <w:rsid w:val="005A7A8E"/>
    <w:rsid w:val="005B35D0"/>
    <w:rsid w:val="005B7BC1"/>
    <w:rsid w:val="005C6165"/>
    <w:rsid w:val="005D6190"/>
    <w:rsid w:val="006066F2"/>
    <w:rsid w:val="0060685A"/>
    <w:rsid w:val="00616F41"/>
    <w:rsid w:val="006278CD"/>
    <w:rsid w:val="00634748"/>
    <w:rsid w:val="006354E6"/>
    <w:rsid w:val="006378DE"/>
    <w:rsid w:val="006652A0"/>
    <w:rsid w:val="00673F92"/>
    <w:rsid w:val="00674669"/>
    <w:rsid w:val="006B7A13"/>
    <w:rsid w:val="006C0615"/>
    <w:rsid w:val="006C5822"/>
    <w:rsid w:val="006D1CEA"/>
    <w:rsid w:val="006D5AC5"/>
    <w:rsid w:val="006F18CA"/>
    <w:rsid w:val="006F1C80"/>
    <w:rsid w:val="006F366F"/>
    <w:rsid w:val="006F39C2"/>
    <w:rsid w:val="00701067"/>
    <w:rsid w:val="00725CCC"/>
    <w:rsid w:val="00750F9B"/>
    <w:rsid w:val="00766AB4"/>
    <w:rsid w:val="00783520"/>
    <w:rsid w:val="00786A1F"/>
    <w:rsid w:val="007C7AED"/>
    <w:rsid w:val="007C7F37"/>
    <w:rsid w:val="007E7B27"/>
    <w:rsid w:val="007F0C6D"/>
    <w:rsid w:val="007F1A9F"/>
    <w:rsid w:val="008006BC"/>
    <w:rsid w:val="00813D8E"/>
    <w:rsid w:val="00821FF3"/>
    <w:rsid w:val="00823C42"/>
    <w:rsid w:val="008348C0"/>
    <w:rsid w:val="00837C34"/>
    <w:rsid w:val="00841111"/>
    <w:rsid w:val="00841B4C"/>
    <w:rsid w:val="00842E95"/>
    <w:rsid w:val="00856094"/>
    <w:rsid w:val="008637A7"/>
    <w:rsid w:val="00872884"/>
    <w:rsid w:val="00884E9B"/>
    <w:rsid w:val="0088507D"/>
    <w:rsid w:val="00890FFE"/>
    <w:rsid w:val="00893ED4"/>
    <w:rsid w:val="008A00D9"/>
    <w:rsid w:val="008E137C"/>
    <w:rsid w:val="008E2947"/>
    <w:rsid w:val="008E4EA0"/>
    <w:rsid w:val="00911593"/>
    <w:rsid w:val="0091514E"/>
    <w:rsid w:val="009460A2"/>
    <w:rsid w:val="00950816"/>
    <w:rsid w:val="00950B83"/>
    <w:rsid w:val="0096682E"/>
    <w:rsid w:val="00975809"/>
    <w:rsid w:val="00996570"/>
    <w:rsid w:val="00997A03"/>
    <w:rsid w:val="009A2DD8"/>
    <w:rsid w:val="009B1083"/>
    <w:rsid w:val="009B66EB"/>
    <w:rsid w:val="009C0F52"/>
    <w:rsid w:val="009C2229"/>
    <w:rsid w:val="00A349A4"/>
    <w:rsid w:val="00A3729F"/>
    <w:rsid w:val="00A45546"/>
    <w:rsid w:val="00A51BDE"/>
    <w:rsid w:val="00A522FA"/>
    <w:rsid w:val="00A54243"/>
    <w:rsid w:val="00A55A49"/>
    <w:rsid w:val="00A56C8B"/>
    <w:rsid w:val="00A7515D"/>
    <w:rsid w:val="00A83C31"/>
    <w:rsid w:val="00A87146"/>
    <w:rsid w:val="00A91D64"/>
    <w:rsid w:val="00A95520"/>
    <w:rsid w:val="00AA22BB"/>
    <w:rsid w:val="00AA79DF"/>
    <w:rsid w:val="00AC485A"/>
    <w:rsid w:val="00AF0583"/>
    <w:rsid w:val="00AF5C46"/>
    <w:rsid w:val="00B028F0"/>
    <w:rsid w:val="00B1347D"/>
    <w:rsid w:val="00B16BFB"/>
    <w:rsid w:val="00B22DC1"/>
    <w:rsid w:val="00B23E57"/>
    <w:rsid w:val="00B347B3"/>
    <w:rsid w:val="00B60593"/>
    <w:rsid w:val="00B8693C"/>
    <w:rsid w:val="00B92069"/>
    <w:rsid w:val="00BA6AF8"/>
    <w:rsid w:val="00BA7D0B"/>
    <w:rsid w:val="00BB1358"/>
    <w:rsid w:val="00BC0943"/>
    <w:rsid w:val="00BE201D"/>
    <w:rsid w:val="00BF14D6"/>
    <w:rsid w:val="00C0637C"/>
    <w:rsid w:val="00C245EE"/>
    <w:rsid w:val="00C25202"/>
    <w:rsid w:val="00C27960"/>
    <w:rsid w:val="00C339A2"/>
    <w:rsid w:val="00C41F1B"/>
    <w:rsid w:val="00C45393"/>
    <w:rsid w:val="00C63D94"/>
    <w:rsid w:val="00C669D0"/>
    <w:rsid w:val="00C70382"/>
    <w:rsid w:val="00C76823"/>
    <w:rsid w:val="00C809B5"/>
    <w:rsid w:val="00C90482"/>
    <w:rsid w:val="00CA34A3"/>
    <w:rsid w:val="00CA3CB2"/>
    <w:rsid w:val="00CD4DF2"/>
    <w:rsid w:val="00CD5600"/>
    <w:rsid w:val="00D05C67"/>
    <w:rsid w:val="00D217D3"/>
    <w:rsid w:val="00D242A8"/>
    <w:rsid w:val="00D2511A"/>
    <w:rsid w:val="00D43899"/>
    <w:rsid w:val="00D447CE"/>
    <w:rsid w:val="00D81F34"/>
    <w:rsid w:val="00D830BF"/>
    <w:rsid w:val="00D87A25"/>
    <w:rsid w:val="00D94D34"/>
    <w:rsid w:val="00DB5AA5"/>
    <w:rsid w:val="00DB6E35"/>
    <w:rsid w:val="00DC405B"/>
    <w:rsid w:val="00DD5306"/>
    <w:rsid w:val="00E2657C"/>
    <w:rsid w:val="00E35B0C"/>
    <w:rsid w:val="00E41CF4"/>
    <w:rsid w:val="00E54735"/>
    <w:rsid w:val="00E57784"/>
    <w:rsid w:val="00E629B1"/>
    <w:rsid w:val="00E70D69"/>
    <w:rsid w:val="00E96192"/>
    <w:rsid w:val="00EA3433"/>
    <w:rsid w:val="00EB206F"/>
    <w:rsid w:val="00ED7DD6"/>
    <w:rsid w:val="00EE3302"/>
    <w:rsid w:val="00EE557A"/>
    <w:rsid w:val="00EF4885"/>
    <w:rsid w:val="00EF71A3"/>
    <w:rsid w:val="00F026A3"/>
    <w:rsid w:val="00F02AE5"/>
    <w:rsid w:val="00F03B73"/>
    <w:rsid w:val="00F1136F"/>
    <w:rsid w:val="00F15816"/>
    <w:rsid w:val="00F32BA3"/>
    <w:rsid w:val="00F37BDB"/>
    <w:rsid w:val="00F43FAC"/>
    <w:rsid w:val="00F663F6"/>
    <w:rsid w:val="00F71ED0"/>
    <w:rsid w:val="00F7364B"/>
    <w:rsid w:val="00F7607F"/>
    <w:rsid w:val="00F80546"/>
    <w:rsid w:val="00F81BF7"/>
    <w:rsid w:val="00F85ED0"/>
    <w:rsid w:val="00FA2A02"/>
    <w:rsid w:val="00FA5561"/>
    <w:rsid w:val="00FA7037"/>
    <w:rsid w:val="00FB1835"/>
    <w:rsid w:val="00FB4AD2"/>
    <w:rsid w:val="00FC49D9"/>
    <w:rsid w:val="00FC6A08"/>
    <w:rsid w:val="00FD0458"/>
    <w:rsid w:val="00FD144B"/>
    <w:rsid w:val="00FE4579"/>
    <w:rsid w:val="00FF30C1"/>
    <w:rsid w:val="00FF34FE"/>
    <w:rsid w:val="3FD32B57"/>
    <w:rsid w:val="6AAF80B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4CA9A5"/>
  <w15:docId w15:val="{CD675ADC-28FC-421F-857C-BF35000FC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56C8B"/>
  </w:style>
  <w:style w:type="paragraph" w:styleId="Titolo1">
    <w:name w:val="heading 1"/>
    <w:basedOn w:val="Normale"/>
    <w:next w:val="Normale"/>
    <w:link w:val="Titolo1Carattere"/>
    <w:qFormat/>
    <w:rsid w:val="00813D8E"/>
    <w:pPr>
      <w:keepNext/>
      <w:numPr>
        <w:numId w:val="5"/>
      </w:numPr>
      <w:spacing w:before="240" w:after="60" w:line="240" w:lineRule="auto"/>
      <w:outlineLvl w:val="0"/>
    </w:pPr>
    <w:rPr>
      <w:rFonts w:ascii="Calibri" w:eastAsia="Times New Roman" w:hAnsi="Calibri" w:cs="Arial"/>
      <w:b/>
      <w:bCs/>
      <w:kern w:val="32"/>
      <w:sz w:val="24"/>
      <w:szCs w:val="32"/>
      <w:lang w:val="en-GB" w:eastAsia="en-GB"/>
    </w:rPr>
  </w:style>
  <w:style w:type="paragraph" w:styleId="Titolo2">
    <w:name w:val="heading 2"/>
    <w:basedOn w:val="Normale"/>
    <w:next w:val="Normale"/>
    <w:link w:val="Titolo2Carattere"/>
    <w:qFormat/>
    <w:rsid w:val="00813D8E"/>
    <w:pPr>
      <w:keepNext/>
      <w:keepLines/>
      <w:numPr>
        <w:ilvl w:val="1"/>
        <w:numId w:val="5"/>
      </w:numPr>
      <w:spacing w:after="120" w:line="240" w:lineRule="auto"/>
      <w:jc w:val="both"/>
      <w:outlineLvl w:val="1"/>
    </w:pPr>
    <w:rPr>
      <w:rFonts w:ascii="Calibri" w:eastAsia="Times New Roman" w:hAnsi="Calibri" w:cs="Times New Roman"/>
      <w:b/>
      <w:bCs/>
      <w:i/>
      <w:iCs/>
      <w:szCs w:val="28"/>
      <w:lang w:val="en-GB" w:eastAsia="en-GB"/>
    </w:rPr>
  </w:style>
  <w:style w:type="paragraph" w:styleId="Titolo3">
    <w:name w:val="heading 3"/>
    <w:basedOn w:val="Normale"/>
    <w:next w:val="Normale"/>
    <w:link w:val="Titolo3Carattere"/>
    <w:qFormat/>
    <w:rsid w:val="00813D8E"/>
    <w:pPr>
      <w:keepNext/>
      <w:numPr>
        <w:ilvl w:val="2"/>
        <w:numId w:val="5"/>
      </w:numPr>
      <w:spacing w:before="240" w:after="60" w:line="240" w:lineRule="auto"/>
      <w:outlineLvl w:val="2"/>
    </w:pPr>
    <w:rPr>
      <w:rFonts w:ascii="Calibri" w:eastAsia="Times New Roman" w:hAnsi="Calibri" w:cs="Arial"/>
      <w:b/>
      <w:bCs/>
      <w:sz w:val="20"/>
      <w:szCs w:val="26"/>
      <w:lang w:val="en-GB" w:eastAsia="en-GB"/>
    </w:rPr>
  </w:style>
  <w:style w:type="paragraph" w:styleId="Titolo4">
    <w:name w:val="heading 4"/>
    <w:basedOn w:val="Normale"/>
    <w:next w:val="Normale"/>
    <w:link w:val="Titolo4Carattere"/>
    <w:qFormat/>
    <w:rsid w:val="0011114A"/>
    <w:pPr>
      <w:keepNext/>
      <w:numPr>
        <w:ilvl w:val="3"/>
        <w:numId w:val="5"/>
      </w:numPr>
      <w:pBdr>
        <w:top w:val="none" w:sz="4" w:space="0" w:color="000000"/>
        <w:left w:val="none" w:sz="4" w:space="0" w:color="000000"/>
        <w:bottom w:val="none" w:sz="4" w:space="0" w:color="000000"/>
        <w:right w:val="none" w:sz="4" w:space="0" w:color="000000"/>
        <w:between w:val="none" w:sz="4" w:space="0" w:color="000000"/>
      </w:pBdr>
      <w:tabs>
        <w:tab w:val="left" w:pos="432"/>
        <w:tab w:val="left" w:pos="864"/>
      </w:tabs>
      <w:spacing w:before="240" w:after="60" w:line="240" w:lineRule="auto"/>
      <w:jc w:val="both"/>
      <w:outlineLvl w:val="3"/>
    </w:pPr>
    <w:rPr>
      <w:rFonts w:eastAsia="Arial" w:cstheme="minorHAnsi"/>
      <w:bCs/>
      <w:i/>
      <w:sz w:val="20"/>
      <w:szCs w:val="20"/>
      <w:lang w:val="en-GB" w:eastAsia="en-GB"/>
    </w:rPr>
  </w:style>
  <w:style w:type="paragraph" w:styleId="Titolo5">
    <w:name w:val="heading 5"/>
    <w:basedOn w:val="Normale"/>
    <w:next w:val="Normale"/>
    <w:link w:val="Titolo5Carattere"/>
    <w:qFormat/>
    <w:rsid w:val="0011114A"/>
    <w:pPr>
      <w:numPr>
        <w:ilvl w:val="4"/>
        <w:numId w:val="5"/>
      </w:numPr>
      <w:pBdr>
        <w:top w:val="none" w:sz="4" w:space="0" w:color="000000"/>
        <w:left w:val="none" w:sz="4" w:space="0" w:color="000000"/>
        <w:bottom w:val="none" w:sz="4" w:space="0" w:color="000000"/>
        <w:right w:val="none" w:sz="4" w:space="0" w:color="000000"/>
        <w:between w:val="none" w:sz="4" w:space="0" w:color="000000"/>
      </w:pBdr>
      <w:tabs>
        <w:tab w:val="left" w:pos="432"/>
        <w:tab w:val="left" w:pos="1008"/>
      </w:tabs>
      <w:spacing w:before="240" w:after="60" w:line="240" w:lineRule="auto"/>
      <w:jc w:val="both"/>
      <w:outlineLvl w:val="4"/>
    </w:pPr>
    <w:rPr>
      <w:rFonts w:eastAsia="Arial" w:cstheme="minorHAnsi"/>
      <w:b/>
      <w:bCs/>
      <w:i/>
      <w:iCs/>
      <w:sz w:val="20"/>
      <w:szCs w:val="20"/>
      <w:lang w:val="en-GB" w:eastAsia="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813D8E"/>
    <w:rPr>
      <w:rFonts w:ascii="Calibri" w:eastAsia="Times New Roman" w:hAnsi="Calibri" w:cs="Arial"/>
      <w:b/>
      <w:bCs/>
      <w:kern w:val="32"/>
      <w:sz w:val="24"/>
      <w:szCs w:val="32"/>
      <w:lang w:val="en-GB" w:eastAsia="en-GB"/>
    </w:rPr>
  </w:style>
  <w:style w:type="character" w:customStyle="1" w:styleId="Titolo2Carattere">
    <w:name w:val="Titolo 2 Carattere"/>
    <w:basedOn w:val="Carpredefinitoparagrafo"/>
    <w:link w:val="Titolo2"/>
    <w:rsid w:val="00813D8E"/>
    <w:rPr>
      <w:rFonts w:ascii="Calibri" w:eastAsia="Times New Roman" w:hAnsi="Calibri" w:cs="Times New Roman"/>
      <w:b/>
      <w:bCs/>
      <w:i/>
      <w:iCs/>
      <w:szCs w:val="28"/>
      <w:lang w:val="en-GB" w:eastAsia="en-GB"/>
    </w:rPr>
  </w:style>
  <w:style w:type="character" w:customStyle="1" w:styleId="Titolo3Carattere">
    <w:name w:val="Titolo 3 Carattere"/>
    <w:basedOn w:val="Carpredefinitoparagrafo"/>
    <w:link w:val="Titolo3"/>
    <w:rsid w:val="00813D8E"/>
    <w:rPr>
      <w:rFonts w:ascii="Calibri" w:eastAsia="Times New Roman" w:hAnsi="Calibri" w:cs="Arial"/>
      <w:b/>
      <w:bCs/>
      <w:sz w:val="20"/>
      <w:szCs w:val="26"/>
      <w:lang w:val="en-GB" w:eastAsia="en-GB"/>
    </w:rPr>
  </w:style>
  <w:style w:type="character" w:customStyle="1" w:styleId="Titolo4Carattere">
    <w:name w:val="Titolo 4 Carattere"/>
    <w:basedOn w:val="Carpredefinitoparagrafo"/>
    <w:link w:val="Titolo4"/>
    <w:rsid w:val="0011114A"/>
    <w:rPr>
      <w:rFonts w:eastAsia="Arial" w:cstheme="minorHAnsi"/>
      <w:bCs/>
      <w:i/>
      <w:sz w:val="20"/>
      <w:szCs w:val="20"/>
      <w:lang w:val="en-GB" w:eastAsia="en-GB"/>
    </w:rPr>
  </w:style>
  <w:style w:type="character" w:customStyle="1" w:styleId="Titolo5Carattere">
    <w:name w:val="Titolo 5 Carattere"/>
    <w:basedOn w:val="Carpredefinitoparagrafo"/>
    <w:link w:val="Titolo5"/>
    <w:rsid w:val="0011114A"/>
    <w:rPr>
      <w:rFonts w:eastAsia="Arial" w:cstheme="minorHAnsi"/>
      <w:b/>
      <w:bCs/>
      <w:i/>
      <w:iCs/>
      <w:sz w:val="20"/>
      <w:szCs w:val="20"/>
      <w:lang w:val="en-GB" w:eastAsia="en-GB"/>
    </w:rPr>
  </w:style>
  <w:style w:type="table" w:styleId="Grigliatabella">
    <w:name w:val="Table Grid"/>
    <w:basedOn w:val="Tabellanormale"/>
    <w:uiPriority w:val="59"/>
    <w:rsid w:val="009A2D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g-tmkkci6wicxlrfvw">
    <w:name w:val="author-g-tmkkci6wicxlrfvw"/>
    <w:uiPriority w:val="99"/>
    <w:qFormat/>
    <w:rsid w:val="003F6AF9"/>
  </w:style>
  <w:style w:type="character" w:styleId="Collegamentoipertestuale">
    <w:name w:val="Hyperlink"/>
    <w:basedOn w:val="Carpredefinitoparagrafo"/>
    <w:uiPriority w:val="99"/>
    <w:unhideWhenUsed/>
    <w:rsid w:val="003F6AF9"/>
    <w:rPr>
      <w:color w:val="0563C1" w:themeColor="hyperlink"/>
      <w:u w:val="single"/>
    </w:rPr>
  </w:style>
  <w:style w:type="character" w:customStyle="1" w:styleId="UnresolvedMention1">
    <w:name w:val="Unresolved Mention1"/>
    <w:basedOn w:val="Carpredefinitoparagrafo"/>
    <w:uiPriority w:val="99"/>
    <w:semiHidden/>
    <w:unhideWhenUsed/>
    <w:rsid w:val="003F6AF9"/>
    <w:rPr>
      <w:color w:val="605E5C"/>
      <w:shd w:val="clear" w:color="auto" w:fill="E1DFDD"/>
    </w:rPr>
  </w:style>
  <w:style w:type="paragraph" w:styleId="Paragrafoelenco">
    <w:name w:val="List Paragraph"/>
    <w:aliases w:val="Viñetas (Inicio Parrafo),1st level - Bullet List Paragraph,Lettre d'introduction,List Paragraph1,Medium Grid 1 - Accent 21,FooterText,Paragraphe de liste1,Heading 2_sj,Numbered Para 1,Dot pt,List Paragraph Char Char Char"/>
    <w:basedOn w:val="Normale"/>
    <w:link w:val="ParagrafoelencoCarattere"/>
    <w:uiPriority w:val="34"/>
    <w:qFormat/>
    <w:rsid w:val="0025340F"/>
    <w:pPr>
      <w:ind w:left="720"/>
      <w:contextualSpacing/>
    </w:pPr>
  </w:style>
  <w:style w:type="paragraph" w:styleId="Testonotaapidipagina">
    <w:name w:val="footnote text"/>
    <w:basedOn w:val="Normale"/>
    <w:link w:val="TestonotaapidipaginaCarattere"/>
    <w:uiPriority w:val="99"/>
    <w:unhideWhenUsed/>
    <w:qFormat/>
    <w:rsid w:val="00D242A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qFormat/>
    <w:rsid w:val="00D242A8"/>
    <w:rPr>
      <w:sz w:val="20"/>
      <w:szCs w:val="20"/>
    </w:rPr>
  </w:style>
  <w:style w:type="character" w:styleId="Rimandonotaapidipagina">
    <w:name w:val="footnote reference"/>
    <w:basedOn w:val="Carpredefinitoparagrafo"/>
    <w:uiPriority w:val="99"/>
    <w:unhideWhenUsed/>
    <w:qFormat/>
    <w:rsid w:val="00D242A8"/>
    <w:rPr>
      <w:vertAlign w:val="superscript"/>
    </w:rPr>
  </w:style>
  <w:style w:type="paragraph" w:styleId="Testofumetto">
    <w:name w:val="Balloon Text"/>
    <w:basedOn w:val="Normale"/>
    <w:link w:val="TestofumettoCarattere"/>
    <w:uiPriority w:val="99"/>
    <w:semiHidden/>
    <w:unhideWhenUsed/>
    <w:rsid w:val="006378D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378DE"/>
    <w:rPr>
      <w:rFonts w:ascii="Segoe UI" w:hAnsi="Segoe UI" w:cs="Segoe UI"/>
      <w:sz w:val="18"/>
      <w:szCs w:val="18"/>
    </w:rPr>
  </w:style>
  <w:style w:type="paragraph" w:styleId="NormaleWeb">
    <w:name w:val="Normal (Web)"/>
    <w:basedOn w:val="Normale"/>
    <w:uiPriority w:val="99"/>
    <w:unhideWhenUsed/>
    <w:rsid w:val="00FA5561"/>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Titolosommario">
    <w:name w:val="TOC Heading"/>
    <w:basedOn w:val="Titolo1"/>
    <w:next w:val="Normale"/>
    <w:uiPriority w:val="39"/>
    <w:unhideWhenUsed/>
    <w:qFormat/>
    <w:rsid w:val="00407311"/>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sz w:val="32"/>
      <w:lang w:val="en-US" w:eastAsia="en-US"/>
    </w:rPr>
  </w:style>
  <w:style w:type="paragraph" w:styleId="Sommario1">
    <w:name w:val="toc 1"/>
    <w:basedOn w:val="Normale"/>
    <w:next w:val="Normale"/>
    <w:autoRedefine/>
    <w:uiPriority w:val="39"/>
    <w:unhideWhenUsed/>
    <w:rsid w:val="00407311"/>
    <w:pPr>
      <w:spacing w:after="100"/>
    </w:pPr>
  </w:style>
  <w:style w:type="paragraph" w:styleId="Sommario2">
    <w:name w:val="toc 2"/>
    <w:basedOn w:val="Normale"/>
    <w:next w:val="Normale"/>
    <w:autoRedefine/>
    <w:uiPriority w:val="39"/>
    <w:unhideWhenUsed/>
    <w:rsid w:val="00407311"/>
    <w:pPr>
      <w:spacing w:after="100"/>
      <w:ind w:left="220"/>
    </w:pPr>
  </w:style>
  <w:style w:type="paragraph" w:styleId="Intestazione">
    <w:name w:val="header"/>
    <w:basedOn w:val="Normale"/>
    <w:link w:val="IntestazioneCarattere"/>
    <w:uiPriority w:val="99"/>
    <w:unhideWhenUsed/>
    <w:rsid w:val="00407311"/>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407311"/>
  </w:style>
  <w:style w:type="paragraph" w:styleId="Pidipagina">
    <w:name w:val="footer"/>
    <w:basedOn w:val="Normale"/>
    <w:link w:val="PidipaginaCarattere"/>
    <w:uiPriority w:val="99"/>
    <w:unhideWhenUsed/>
    <w:rsid w:val="00407311"/>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407311"/>
  </w:style>
  <w:style w:type="character" w:customStyle="1" w:styleId="ng-binding">
    <w:name w:val="ng-binding"/>
    <w:basedOn w:val="Carpredefinitoparagrafo"/>
    <w:rsid w:val="000040BB"/>
  </w:style>
  <w:style w:type="paragraph" w:customStyle="1" w:styleId="Bullet1">
    <w:name w:val="Bullet 1"/>
    <w:basedOn w:val="Paragrafoelenco"/>
    <w:link w:val="Bullet1Car"/>
    <w:qFormat/>
    <w:rsid w:val="00F03B73"/>
    <w:pPr>
      <w:numPr>
        <w:numId w:val="12"/>
      </w:numPr>
      <w:spacing w:after="80" w:line="240" w:lineRule="auto"/>
      <w:jc w:val="both"/>
    </w:pPr>
    <w:rPr>
      <w:rFonts w:ascii="Times New Roman" w:hAnsi="Times New Roman"/>
      <w:lang w:val="en-GB"/>
    </w:rPr>
  </w:style>
  <w:style w:type="paragraph" w:customStyle="1" w:styleId="Bullet2">
    <w:name w:val="Bullet 2"/>
    <w:basedOn w:val="Normale"/>
    <w:link w:val="Bullet2Car"/>
    <w:qFormat/>
    <w:rsid w:val="00F03B73"/>
    <w:pPr>
      <w:numPr>
        <w:numId w:val="13"/>
      </w:numPr>
      <w:suppressAutoHyphens/>
      <w:spacing w:before="40" w:after="40" w:line="240" w:lineRule="auto"/>
      <w:ind w:left="476" w:hanging="224"/>
      <w:jc w:val="both"/>
    </w:pPr>
    <w:rPr>
      <w:rFonts w:ascii="Times New Roman" w:eastAsia="Times New Roman" w:hAnsi="Times New Roman" w:cs="Times New Roman"/>
      <w:szCs w:val="24"/>
      <w:lang w:val="es-ES"/>
    </w:rPr>
  </w:style>
  <w:style w:type="character" w:customStyle="1" w:styleId="Bullet1Car">
    <w:name w:val="Bullet 1 Car"/>
    <w:basedOn w:val="Carpredefinitoparagrafo"/>
    <w:link w:val="Bullet1"/>
    <w:rsid w:val="00F03B73"/>
    <w:rPr>
      <w:rFonts w:ascii="Times New Roman" w:hAnsi="Times New Roman"/>
      <w:lang w:val="en-GB"/>
    </w:rPr>
  </w:style>
  <w:style w:type="character" w:customStyle="1" w:styleId="Bullet2Car">
    <w:name w:val="Bullet 2 Car"/>
    <w:basedOn w:val="Carpredefinitoparagrafo"/>
    <w:link w:val="Bullet2"/>
    <w:rsid w:val="00F03B73"/>
    <w:rPr>
      <w:rFonts w:ascii="Times New Roman" w:eastAsia="Times New Roman" w:hAnsi="Times New Roman" w:cs="Times New Roman"/>
      <w:szCs w:val="24"/>
      <w:lang w:val="es-ES"/>
    </w:rPr>
  </w:style>
  <w:style w:type="numbering" w:customStyle="1" w:styleId="ARILISTA">
    <w:name w:val="ARI LISTA"/>
    <w:uiPriority w:val="99"/>
    <w:rsid w:val="00F03B73"/>
    <w:pPr>
      <w:numPr>
        <w:numId w:val="10"/>
      </w:numPr>
    </w:pPr>
  </w:style>
  <w:style w:type="paragraph" w:customStyle="1" w:styleId="TableBullet1">
    <w:name w:val="Table Bullet 1"/>
    <w:basedOn w:val="Bullet1"/>
    <w:qFormat/>
    <w:rsid w:val="00F03B73"/>
    <w:pPr>
      <w:numPr>
        <w:numId w:val="11"/>
      </w:numPr>
      <w:tabs>
        <w:tab w:val="num" w:pos="360"/>
        <w:tab w:val="num" w:pos="432"/>
      </w:tabs>
      <w:spacing w:before="20" w:after="20"/>
      <w:ind w:left="191" w:hanging="182"/>
      <w:jc w:val="left"/>
    </w:pPr>
    <w:rPr>
      <w:lang w:val="en-US"/>
    </w:rPr>
  </w:style>
  <w:style w:type="paragraph" w:styleId="Didascalia">
    <w:name w:val="caption"/>
    <w:aliases w:val="Description Table"/>
    <w:basedOn w:val="Normale"/>
    <w:next w:val="Normale"/>
    <w:uiPriority w:val="35"/>
    <w:unhideWhenUsed/>
    <w:qFormat/>
    <w:rsid w:val="00BC0943"/>
    <w:pPr>
      <w:spacing w:before="200" w:after="100" w:line="240" w:lineRule="auto"/>
      <w:jc w:val="center"/>
    </w:pPr>
    <w:rPr>
      <w:rFonts w:ascii="Times New Roman" w:hAnsi="Times New Roman"/>
      <w:bCs/>
      <w:color w:val="0070C0"/>
      <w:szCs w:val="18"/>
      <w:lang w:val="en-GB"/>
    </w:rPr>
  </w:style>
  <w:style w:type="paragraph" w:customStyle="1" w:styleId="Table-Text">
    <w:name w:val="Table-Text"/>
    <w:basedOn w:val="Normale"/>
    <w:qFormat/>
    <w:rsid w:val="00BC0943"/>
    <w:pPr>
      <w:spacing w:after="40" w:line="240" w:lineRule="auto"/>
    </w:pPr>
    <w:rPr>
      <w:rFonts w:ascii="Times New Roman" w:hAnsi="Times New Roman"/>
      <w:lang w:val="en-GB"/>
    </w:rPr>
  </w:style>
  <w:style w:type="paragraph" w:customStyle="1" w:styleId="Table-titleWhite">
    <w:name w:val="Table-title White"/>
    <w:basedOn w:val="Normale"/>
    <w:autoRedefine/>
    <w:qFormat/>
    <w:rsid w:val="00BC0943"/>
    <w:pPr>
      <w:spacing w:after="20" w:line="240" w:lineRule="auto"/>
    </w:pPr>
    <w:rPr>
      <w:rFonts w:ascii="Times New Roman" w:eastAsia="Times New Roman" w:hAnsi="Times New Roman" w:cs="Times New Roman"/>
      <w:color w:val="FFFFFF" w:themeColor="background1" w:themeTint="66"/>
      <w:szCs w:val="20"/>
      <w:lang w:val="en-GB" w:eastAsia="fr-FR"/>
    </w:rPr>
  </w:style>
  <w:style w:type="table" w:customStyle="1" w:styleId="ARI1">
    <w:name w:val="ARI 1"/>
    <w:basedOn w:val="Tabellanormale"/>
    <w:uiPriority w:val="99"/>
    <w:rsid w:val="00BC0943"/>
    <w:pPr>
      <w:spacing w:after="0" w:line="240" w:lineRule="auto"/>
    </w:pPr>
    <w:rPr>
      <w:rFonts w:ascii="Times New Roman" w:hAnsi="Times New Roman"/>
      <w:lang w:val="fr-FR"/>
    </w:rPr>
    <w:tblPr>
      <w:tblStyleRowBandSize w:val="1"/>
      <w:tblBorders>
        <w:top w:val="single" w:sz="4" w:space="0" w:color="0066A1"/>
        <w:left w:val="single" w:sz="4" w:space="0" w:color="0066A1"/>
        <w:bottom w:val="single" w:sz="4" w:space="0" w:color="0066A1"/>
        <w:right w:val="single" w:sz="4" w:space="0" w:color="0066A1"/>
        <w:insideH w:val="single" w:sz="4" w:space="0" w:color="0066A1"/>
        <w:insideV w:val="single" w:sz="4" w:space="0" w:color="0066A1"/>
      </w:tblBorders>
      <w:tblCellMar>
        <w:left w:w="57" w:type="dxa"/>
        <w:right w:w="57" w:type="dxa"/>
      </w:tblCellMar>
    </w:tblPr>
    <w:tcPr>
      <w:shd w:val="clear" w:color="auto" w:fill="FFFFFF" w:themeFill="background1"/>
    </w:tcPr>
    <w:tblStylePr w:type="firstRow">
      <w:pPr>
        <w:wordWrap/>
        <w:jc w:val="left"/>
      </w:pPr>
      <w:rPr>
        <w:rFonts w:ascii="Times New Roman" w:hAnsi="Times New Roman"/>
        <w:b w:val="0"/>
        <w:color w:val="FFFFFF" w:themeColor="background1"/>
        <w:sz w:val="22"/>
      </w:rPr>
      <w:tblPr/>
      <w:trPr>
        <w:tblHeader/>
      </w:trPr>
      <w:tcPr>
        <w:tcBorders>
          <w:top w:val="single" w:sz="4" w:space="0" w:color="0066A1"/>
          <w:left w:val="single" w:sz="4" w:space="0" w:color="0066A1"/>
          <w:bottom w:val="single" w:sz="4" w:space="0" w:color="0066A1"/>
          <w:right w:val="single" w:sz="4" w:space="0" w:color="0066A1"/>
          <w:insideH w:val="single" w:sz="4" w:space="0" w:color="0066A1"/>
          <w:insideV w:val="single" w:sz="4" w:space="0" w:color="FFFFFF" w:themeColor="background1"/>
          <w:tl2br w:val="nil"/>
          <w:tr2bl w:val="nil"/>
        </w:tcBorders>
        <w:shd w:val="clear" w:color="auto" w:fill="0066A1"/>
        <w:vAlign w:val="center"/>
      </w:tcPr>
    </w:tblStylePr>
    <w:tblStylePr w:type="lastRow">
      <w:rPr>
        <w:rFonts w:ascii="Times New Roman" w:hAnsi="Times New Roman"/>
        <w:b w:val="0"/>
        <w:i w:val="0"/>
        <w:color w:val="auto"/>
        <w:sz w:val="22"/>
      </w:rPr>
    </w:tblStylePr>
    <w:tblStylePr w:type="band1Horz">
      <w:pPr>
        <w:jc w:val="left"/>
      </w:pPr>
    </w:tblStylePr>
  </w:style>
  <w:style w:type="paragraph" w:customStyle="1" w:styleId="TableBullet2">
    <w:name w:val="Table Bullet 2"/>
    <w:basedOn w:val="TableBullet1"/>
    <w:qFormat/>
    <w:rsid w:val="000F6318"/>
    <w:pPr>
      <w:numPr>
        <w:numId w:val="14"/>
      </w:numPr>
      <w:tabs>
        <w:tab w:val="num" w:pos="360"/>
        <w:tab w:val="num" w:pos="432"/>
      </w:tabs>
      <w:spacing w:before="0" w:after="0"/>
      <w:ind w:left="425" w:hanging="209"/>
    </w:pPr>
  </w:style>
  <w:style w:type="character" w:styleId="Rimandocommento">
    <w:name w:val="annotation reference"/>
    <w:basedOn w:val="Carpredefinitoparagrafo"/>
    <w:uiPriority w:val="99"/>
    <w:semiHidden/>
    <w:unhideWhenUsed/>
    <w:rsid w:val="0005379B"/>
    <w:rPr>
      <w:sz w:val="16"/>
      <w:szCs w:val="16"/>
    </w:rPr>
  </w:style>
  <w:style w:type="paragraph" w:styleId="Testocommento">
    <w:name w:val="annotation text"/>
    <w:basedOn w:val="Normale"/>
    <w:link w:val="TestocommentoCarattere"/>
    <w:uiPriority w:val="99"/>
    <w:unhideWhenUsed/>
    <w:rsid w:val="0005379B"/>
    <w:pPr>
      <w:spacing w:line="240" w:lineRule="auto"/>
    </w:pPr>
    <w:rPr>
      <w:sz w:val="20"/>
      <w:szCs w:val="20"/>
    </w:rPr>
  </w:style>
  <w:style w:type="character" w:customStyle="1" w:styleId="TestocommentoCarattere">
    <w:name w:val="Testo commento Carattere"/>
    <w:basedOn w:val="Carpredefinitoparagrafo"/>
    <w:link w:val="Testocommento"/>
    <w:uiPriority w:val="99"/>
    <w:qFormat/>
    <w:rsid w:val="0005379B"/>
    <w:rPr>
      <w:sz w:val="20"/>
      <w:szCs w:val="20"/>
    </w:rPr>
  </w:style>
  <w:style w:type="paragraph" w:styleId="Sommario3">
    <w:name w:val="toc 3"/>
    <w:basedOn w:val="Normale"/>
    <w:next w:val="Normale"/>
    <w:autoRedefine/>
    <w:uiPriority w:val="39"/>
    <w:unhideWhenUsed/>
    <w:rsid w:val="0039432A"/>
    <w:pPr>
      <w:spacing w:after="100"/>
      <w:ind w:left="440"/>
    </w:pPr>
  </w:style>
  <w:style w:type="character" w:customStyle="1" w:styleId="apple-converted-space">
    <w:name w:val="apple-converted-space"/>
    <w:basedOn w:val="Carpredefinitoparagrafo"/>
    <w:rsid w:val="00D81F34"/>
  </w:style>
  <w:style w:type="character" w:styleId="MacchinadascrivereHTML">
    <w:name w:val="HTML Typewriter"/>
    <w:basedOn w:val="Carpredefinitoparagrafo"/>
    <w:uiPriority w:val="99"/>
    <w:semiHidden/>
    <w:unhideWhenUsed/>
    <w:rsid w:val="0022496D"/>
    <w:rPr>
      <w:rFonts w:ascii="Courier New" w:eastAsia="Times New Roman" w:hAnsi="Courier New" w:cs="Courier New"/>
      <w:sz w:val="20"/>
      <w:szCs w:val="20"/>
    </w:rPr>
  </w:style>
  <w:style w:type="character" w:customStyle="1" w:styleId="normaltextrun">
    <w:name w:val="normaltextrun"/>
    <w:basedOn w:val="Carpredefinitoparagrafo"/>
    <w:rsid w:val="0011114A"/>
  </w:style>
  <w:style w:type="character" w:customStyle="1" w:styleId="eop">
    <w:name w:val="eop"/>
    <w:basedOn w:val="Carpredefinitoparagrafo"/>
    <w:rsid w:val="0011114A"/>
  </w:style>
  <w:style w:type="character" w:customStyle="1" w:styleId="spellingerror">
    <w:name w:val="spellingerror"/>
    <w:basedOn w:val="Carpredefinitoparagrafo"/>
    <w:rsid w:val="0011114A"/>
  </w:style>
  <w:style w:type="paragraph" w:customStyle="1" w:styleId="AnnexLvl1">
    <w:name w:val="Annex Lvl 1"/>
    <w:basedOn w:val="AnnexH1"/>
    <w:link w:val="AnnexLvl1Car"/>
    <w:qFormat/>
    <w:rsid w:val="0011114A"/>
    <w:rPr>
      <w:rFonts w:ascii="Calibri" w:hAnsi="Calibri" w:cs="Calibri"/>
      <w:kern w:val="32"/>
      <w:sz w:val="24"/>
      <w:lang w:eastAsia="en-GB"/>
    </w:rPr>
  </w:style>
  <w:style w:type="paragraph" w:customStyle="1" w:styleId="AnnexLvl2">
    <w:name w:val="Annex Lvl 2"/>
    <w:basedOn w:val="AnnexH2"/>
    <w:link w:val="AnnexLvl2Car"/>
    <w:qFormat/>
    <w:rsid w:val="0011114A"/>
    <w:pPr>
      <w:ind w:left="567" w:hanging="567"/>
    </w:pPr>
    <w:rPr>
      <w:rFonts w:ascii="Calibri" w:hAnsi="Calibri" w:cs="Calibri"/>
      <w:kern w:val="32"/>
      <w:sz w:val="24"/>
      <w:szCs w:val="24"/>
      <w:lang w:eastAsia="en-GB"/>
    </w:rPr>
  </w:style>
  <w:style w:type="character" w:customStyle="1" w:styleId="AnnexLvl1Car">
    <w:name w:val="Annex Lvl 1 Car"/>
    <w:basedOn w:val="Titolo1Carattere"/>
    <w:link w:val="AnnexLvl1"/>
    <w:rsid w:val="0011114A"/>
    <w:rPr>
      <w:rFonts w:ascii="Calibri" w:eastAsia="Times New Roman" w:hAnsi="Calibri" w:cs="Calibri"/>
      <w:b/>
      <w:bCs w:val="0"/>
      <w:kern w:val="32"/>
      <w:sz w:val="24"/>
      <w:szCs w:val="24"/>
      <w:lang w:val="en-GB" w:eastAsia="en-GB"/>
    </w:rPr>
  </w:style>
  <w:style w:type="paragraph" w:customStyle="1" w:styleId="AnnexH1">
    <w:name w:val="Annex H1"/>
    <w:basedOn w:val="Normale"/>
    <w:next w:val="Titolo1"/>
    <w:rsid w:val="0011114A"/>
    <w:pPr>
      <w:keepNext/>
      <w:keepLines/>
      <w:pageBreakBefore/>
      <w:numPr>
        <w:numId w:val="17"/>
      </w:numPr>
      <w:spacing w:before="240" w:after="0" w:line="360" w:lineRule="auto"/>
    </w:pPr>
    <w:rPr>
      <w:rFonts w:ascii="Arial" w:eastAsia="Times New Roman" w:hAnsi="Arial" w:cs="Times New Roman"/>
      <w:b/>
      <w:sz w:val="34"/>
      <w:szCs w:val="24"/>
      <w:lang w:val="en-GB"/>
    </w:rPr>
  </w:style>
  <w:style w:type="character" w:customStyle="1" w:styleId="AnnexLvl2Car">
    <w:name w:val="Annex Lvl 2 Car"/>
    <w:basedOn w:val="Titolo1Carattere"/>
    <w:link w:val="AnnexLvl2"/>
    <w:rsid w:val="0011114A"/>
    <w:rPr>
      <w:rFonts w:ascii="Calibri" w:eastAsia="Times New Roman" w:hAnsi="Calibri" w:cs="Calibri"/>
      <w:b/>
      <w:bCs w:val="0"/>
      <w:kern w:val="32"/>
      <w:sz w:val="24"/>
      <w:szCs w:val="24"/>
      <w:lang w:val="en-GB" w:eastAsia="en-GB"/>
    </w:rPr>
  </w:style>
  <w:style w:type="paragraph" w:customStyle="1" w:styleId="AnnexH2">
    <w:name w:val="Annex H2"/>
    <w:basedOn w:val="AnnexH1"/>
    <w:next w:val="Corpotesto"/>
    <w:rsid w:val="0011114A"/>
    <w:pPr>
      <w:pageBreakBefore w:val="0"/>
      <w:numPr>
        <w:ilvl w:val="1"/>
      </w:numPr>
    </w:pPr>
    <w:rPr>
      <w:sz w:val="30"/>
      <w:szCs w:val="30"/>
    </w:rPr>
  </w:style>
  <w:style w:type="paragraph" w:customStyle="1" w:styleId="AnnexH3">
    <w:name w:val="Annex H3"/>
    <w:basedOn w:val="AnnexH2"/>
    <w:rsid w:val="0011114A"/>
    <w:pPr>
      <w:numPr>
        <w:ilvl w:val="2"/>
      </w:numPr>
    </w:pPr>
  </w:style>
  <w:style w:type="paragraph" w:customStyle="1" w:styleId="AnnexLvl3">
    <w:name w:val="Annex Lvl 3"/>
    <w:basedOn w:val="AnnexH3"/>
    <w:link w:val="AnnexLvl3Car"/>
    <w:qFormat/>
    <w:rsid w:val="0011114A"/>
    <w:rPr>
      <w:rFonts w:ascii="Calibri" w:hAnsi="Calibri" w:cs="Calibri"/>
      <w:bCs/>
      <w:sz w:val="20"/>
      <w:szCs w:val="20"/>
      <w:lang w:eastAsia="en-GB"/>
    </w:rPr>
  </w:style>
  <w:style w:type="character" w:customStyle="1" w:styleId="AnnexLvl3Car">
    <w:name w:val="Annex Lvl 3 Car"/>
    <w:basedOn w:val="Titolo3Carattere"/>
    <w:link w:val="AnnexLvl3"/>
    <w:rsid w:val="0011114A"/>
    <w:rPr>
      <w:rFonts w:ascii="Calibri" w:eastAsia="Times New Roman" w:hAnsi="Calibri" w:cs="Calibri"/>
      <w:b/>
      <w:bCs/>
      <w:sz w:val="20"/>
      <w:szCs w:val="20"/>
      <w:lang w:val="en-GB" w:eastAsia="en-GB"/>
    </w:rPr>
  </w:style>
  <w:style w:type="paragraph" w:styleId="Corpotesto">
    <w:name w:val="Body Text"/>
    <w:basedOn w:val="Normale"/>
    <w:link w:val="CorpotestoCarattere"/>
    <w:uiPriority w:val="99"/>
    <w:semiHidden/>
    <w:unhideWhenUsed/>
    <w:rsid w:val="0011114A"/>
    <w:pPr>
      <w:spacing w:after="120"/>
    </w:pPr>
  </w:style>
  <w:style w:type="character" w:customStyle="1" w:styleId="CorpotestoCarattere">
    <w:name w:val="Corpo testo Carattere"/>
    <w:basedOn w:val="Carpredefinitoparagrafo"/>
    <w:link w:val="Corpotesto"/>
    <w:uiPriority w:val="99"/>
    <w:semiHidden/>
    <w:rsid w:val="0011114A"/>
  </w:style>
  <w:style w:type="paragraph" w:styleId="Soggettocommento">
    <w:name w:val="annotation subject"/>
    <w:basedOn w:val="Testocommento"/>
    <w:next w:val="Testocommento"/>
    <w:link w:val="SoggettocommentoCarattere"/>
    <w:uiPriority w:val="99"/>
    <w:semiHidden/>
    <w:unhideWhenUsed/>
    <w:rsid w:val="00E41CF4"/>
    <w:rPr>
      <w:b/>
      <w:bCs/>
    </w:rPr>
  </w:style>
  <w:style w:type="character" w:customStyle="1" w:styleId="SoggettocommentoCarattere">
    <w:name w:val="Soggetto commento Carattere"/>
    <w:basedOn w:val="TestocommentoCarattere"/>
    <w:link w:val="Soggettocommento"/>
    <w:uiPriority w:val="99"/>
    <w:semiHidden/>
    <w:rsid w:val="00E41CF4"/>
    <w:rPr>
      <w:b/>
      <w:bCs/>
      <w:sz w:val="20"/>
      <w:szCs w:val="20"/>
    </w:rPr>
  </w:style>
  <w:style w:type="character" w:customStyle="1" w:styleId="ParagrafoelencoCarattere">
    <w:name w:val="Paragrafo elenco Carattere"/>
    <w:aliases w:val="Viñetas (Inicio Parrafo) Carattere,1st level - Bullet List Paragraph Carattere,Lettre d'introduction Carattere,List Paragraph1 Carattere,Medium Grid 1 - Accent 21 Carattere,FooterText Carattere,Paragraphe de liste1 Carattere"/>
    <w:link w:val="Paragrafoelenco"/>
    <w:uiPriority w:val="34"/>
    <w:qFormat/>
    <w:rsid w:val="00BA7D0B"/>
  </w:style>
  <w:style w:type="character" w:customStyle="1" w:styleId="sumotwilighterhighlighted">
    <w:name w:val="sumo_twilighter_highlighted"/>
    <w:basedOn w:val="Carpredefinitoparagrafo"/>
    <w:rsid w:val="00BA7D0B"/>
  </w:style>
  <w:style w:type="paragraph" w:styleId="Revisione">
    <w:name w:val="Revision"/>
    <w:hidden/>
    <w:uiPriority w:val="99"/>
    <w:semiHidden/>
    <w:rsid w:val="00C245EE"/>
    <w:pPr>
      <w:spacing w:after="0" w:line="240" w:lineRule="auto"/>
    </w:pPr>
  </w:style>
  <w:style w:type="character" w:styleId="Enfasicorsivo">
    <w:name w:val="Emphasis"/>
    <w:basedOn w:val="Carpredefinitoparagrafo"/>
    <w:uiPriority w:val="20"/>
    <w:qFormat/>
    <w:rsid w:val="00674669"/>
    <w:rPr>
      <w:i/>
      <w:iCs/>
    </w:rPr>
  </w:style>
  <w:style w:type="character" w:styleId="Menzionenonrisolta">
    <w:name w:val="Unresolved Mention"/>
    <w:basedOn w:val="Carpredefinitoparagrafo"/>
    <w:uiPriority w:val="99"/>
    <w:semiHidden/>
    <w:unhideWhenUsed/>
    <w:rsid w:val="005B35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44715">
      <w:bodyDiv w:val="1"/>
      <w:marLeft w:val="0"/>
      <w:marRight w:val="0"/>
      <w:marTop w:val="0"/>
      <w:marBottom w:val="0"/>
      <w:divBdr>
        <w:top w:val="none" w:sz="0" w:space="0" w:color="auto"/>
        <w:left w:val="none" w:sz="0" w:space="0" w:color="auto"/>
        <w:bottom w:val="none" w:sz="0" w:space="0" w:color="auto"/>
        <w:right w:val="none" w:sz="0" w:space="0" w:color="auto"/>
      </w:divBdr>
    </w:div>
    <w:div w:id="350882057">
      <w:bodyDiv w:val="1"/>
      <w:marLeft w:val="0"/>
      <w:marRight w:val="0"/>
      <w:marTop w:val="0"/>
      <w:marBottom w:val="0"/>
      <w:divBdr>
        <w:top w:val="none" w:sz="0" w:space="0" w:color="auto"/>
        <w:left w:val="none" w:sz="0" w:space="0" w:color="auto"/>
        <w:bottom w:val="none" w:sz="0" w:space="0" w:color="auto"/>
        <w:right w:val="none" w:sz="0" w:space="0" w:color="auto"/>
      </w:divBdr>
      <w:divsChild>
        <w:div w:id="2024553790">
          <w:marLeft w:val="0"/>
          <w:marRight w:val="0"/>
          <w:marTop w:val="0"/>
          <w:marBottom w:val="0"/>
          <w:divBdr>
            <w:top w:val="none" w:sz="0" w:space="0" w:color="auto"/>
            <w:left w:val="none" w:sz="0" w:space="0" w:color="auto"/>
            <w:bottom w:val="none" w:sz="0" w:space="0" w:color="auto"/>
            <w:right w:val="none" w:sz="0" w:space="0" w:color="auto"/>
          </w:divBdr>
        </w:div>
      </w:divsChild>
    </w:div>
    <w:div w:id="828248699">
      <w:bodyDiv w:val="1"/>
      <w:marLeft w:val="0"/>
      <w:marRight w:val="0"/>
      <w:marTop w:val="0"/>
      <w:marBottom w:val="0"/>
      <w:divBdr>
        <w:top w:val="none" w:sz="0" w:space="0" w:color="auto"/>
        <w:left w:val="none" w:sz="0" w:space="0" w:color="auto"/>
        <w:bottom w:val="none" w:sz="0" w:space="0" w:color="auto"/>
        <w:right w:val="none" w:sz="0" w:space="0" w:color="auto"/>
      </w:divBdr>
    </w:div>
    <w:div w:id="928540659">
      <w:bodyDiv w:val="1"/>
      <w:marLeft w:val="0"/>
      <w:marRight w:val="0"/>
      <w:marTop w:val="0"/>
      <w:marBottom w:val="0"/>
      <w:divBdr>
        <w:top w:val="none" w:sz="0" w:space="0" w:color="auto"/>
        <w:left w:val="none" w:sz="0" w:space="0" w:color="auto"/>
        <w:bottom w:val="none" w:sz="0" w:space="0" w:color="auto"/>
        <w:right w:val="none" w:sz="0" w:space="0" w:color="auto"/>
      </w:divBdr>
    </w:div>
    <w:div w:id="931547984">
      <w:bodyDiv w:val="1"/>
      <w:marLeft w:val="0"/>
      <w:marRight w:val="0"/>
      <w:marTop w:val="0"/>
      <w:marBottom w:val="0"/>
      <w:divBdr>
        <w:top w:val="none" w:sz="0" w:space="0" w:color="auto"/>
        <w:left w:val="none" w:sz="0" w:space="0" w:color="auto"/>
        <w:bottom w:val="none" w:sz="0" w:space="0" w:color="auto"/>
        <w:right w:val="none" w:sz="0" w:space="0" w:color="auto"/>
      </w:divBdr>
    </w:div>
    <w:div w:id="133819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g"/><Relationship Id="rId42" Type="http://schemas.openxmlformats.org/officeDocument/2006/relationships/hyperlink" Target="mailto:SOCS_operator@h2020-demeter.eu" TargetMode="External"/><Relationship Id="rId47" Type="http://schemas.openxmlformats.org/officeDocument/2006/relationships/image" Target="media/image34.png"/><Relationship Id="rId63" Type="http://schemas.openxmlformats.org/officeDocument/2006/relationships/image" Target="media/image46.jpg"/><Relationship Id="rId68"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SOCS_operator@h2020-demeter.eu" TargetMode="External"/><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g"/><Relationship Id="rId45" Type="http://schemas.openxmlformats.org/officeDocument/2006/relationships/image" Target="media/image32.png"/><Relationship Id="rId53" Type="http://schemas.openxmlformats.org/officeDocument/2006/relationships/image" Target="media/image40.jpg"/><Relationship Id="rId58" Type="http://schemas.openxmlformats.org/officeDocument/2006/relationships/image" Target="media/image41.jpg"/><Relationship Id="rId66" Type="http://schemas.openxmlformats.org/officeDocument/2006/relationships/image" Target="media/image49.jpg"/><Relationship Id="rId5" Type="http://schemas.openxmlformats.org/officeDocument/2006/relationships/numbering" Target="numbering.xml"/><Relationship Id="rId61" Type="http://schemas.openxmlformats.org/officeDocument/2006/relationships/image" Target="media/image44.jpg"/><Relationship Id="rId19" Type="http://schemas.openxmlformats.org/officeDocument/2006/relationships/image" Target="media/image7.jpg"/><Relationship Id="rId14" Type="http://schemas.openxmlformats.org/officeDocument/2006/relationships/image" Target="media/image3.jp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jpg"/><Relationship Id="rId48" Type="http://schemas.openxmlformats.org/officeDocument/2006/relationships/image" Target="media/image35.jpeg"/><Relationship Id="rId56" Type="http://schemas.microsoft.com/office/2016/09/relationships/commentsIds" Target="commentsIds.xml"/><Relationship Id="rId64" Type="http://schemas.openxmlformats.org/officeDocument/2006/relationships/image" Target="media/image47.jpe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8.jpg"/><Relationship Id="rId3" Type="http://schemas.openxmlformats.org/officeDocument/2006/relationships/customXml" Target="../customXml/item3.xml"/><Relationship Id="rId12" Type="http://schemas.openxmlformats.org/officeDocument/2006/relationships/hyperlink" Target="http://midih.eu" TargetMode="Externa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2.jpg"/><Relationship Id="rId67" Type="http://schemas.openxmlformats.org/officeDocument/2006/relationships/header" Target="header1.xml"/><Relationship Id="rId20" Type="http://schemas.openxmlformats.org/officeDocument/2006/relationships/image" Target="media/image8.jpg"/><Relationship Id="rId41" Type="http://schemas.openxmlformats.org/officeDocument/2006/relationships/image" Target="media/image29.png"/><Relationship Id="rId54" Type="http://schemas.openxmlformats.org/officeDocument/2006/relationships/comments" Target="comments.xml"/><Relationship Id="rId62" Type="http://schemas.openxmlformats.org/officeDocument/2006/relationships/image" Target="media/image45.jp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jp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microsoft.com/office/2018/08/relationships/commentsExtensible" Target="commentsExtensible.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jpg"/><Relationship Id="rId60" Type="http://schemas.openxmlformats.org/officeDocument/2006/relationships/image" Target="media/image43.jpg"/><Relationship Id="rId65" Type="http://schemas.openxmlformats.org/officeDocument/2006/relationships/image" Target="media/image48.jp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g"/><Relationship Id="rId18" Type="http://schemas.openxmlformats.org/officeDocument/2006/relationships/image" Target="media/image6.jpg"/><Relationship Id="rId39" Type="http://schemas.openxmlformats.org/officeDocument/2006/relationships/image" Target="media/image27.jpg"/><Relationship Id="rId34" Type="http://schemas.openxmlformats.org/officeDocument/2006/relationships/image" Target="media/image22.png"/><Relationship Id="rId50" Type="http://schemas.openxmlformats.org/officeDocument/2006/relationships/image" Target="media/image37.png"/><Relationship Id="rId55" Type="http://schemas.microsoft.com/office/2011/relationships/commentsExtended" Target="commentsExtended.xml"/></Relationships>
</file>

<file path=word/_rels/footer1.xml.rels><?xml version="1.0" encoding="UTF-8" standalone="yes"?>
<Relationships xmlns="http://schemas.openxmlformats.org/package/2006/relationships"><Relationship Id="rId1" Type="http://schemas.openxmlformats.org/officeDocument/2006/relationships/image" Target="media/image51.png"/></Relationships>
</file>

<file path=word/_rels/footnotes.xml.rels><?xml version="1.0" encoding="UTF-8" standalone="yes"?>
<Relationships xmlns="http://schemas.openxmlformats.org/package/2006/relationships"><Relationship Id="rId1" Type="http://schemas.openxmlformats.org/officeDocument/2006/relationships/hyperlink" Target="http://www.liferay.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5b91c76-f40a-4297-bc96-75b61888cb30">
      <Terms xmlns="http://schemas.microsoft.com/office/infopath/2007/PartnerControls"/>
    </lcf76f155ced4ddcb4097134ff3c332f>
    <TaxCatchAll xmlns="a9be9201-6818-4145-acaf-8e2ea3e1d78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18C6883928D2014EB5512B3AEBF1C9F2" ma:contentTypeVersion="16" ma:contentTypeDescription="Creare un nuovo documento." ma:contentTypeScope="" ma:versionID="8d3a1580a1e351fad8b54cd1707dff22">
  <xsd:schema xmlns:xsd="http://www.w3.org/2001/XMLSchema" xmlns:xs="http://www.w3.org/2001/XMLSchema" xmlns:p="http://schemas.microsoft.com/office/2006/metadata/properties" xmlns:ns2="45b91c76-f40a-4297-bc96-75b61888cb30" xmlns:ns3="a9be9201-6818-4145-acaf-8e2ea3e1d781" targetNamespace="http://schemas.microsoft.com/office/2006/metadata/properties" ma:root="true" ma:fieldsID="0defef4412c662c05c87aa6527a035bc" ns2:_="" ns3:_="">
    <xsd:import namespace="45b91c76-f40a-4297-bc96-75b61888cb30"/>
    <xsd:import namespace="a9be9201-6818-4145-acaf-8e2ea3e1d78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b91c76-f40a-4297-bc96-75b61888cb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Tag immagine" ma:readOnly="false" ma:fieldId="{5cf76f15-5ced-4ddc-b409-7134ff3c332f}" ma:taxonomyMulti="true" ma:sspId="b722dba8-3084-4906-8dc6-75cf8085136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9be9201-6818-4145-acaf-8e2ea3e1d781" elementFormDefault="qualified">
    <xsd:import namespace="http://schemas.microsoft.com/office/2006/documentManagement/types"/>
    <xsd:import namespace="http://schemas.microsoft.com/office/infopath/2007/PartnerControls"/>
    <xsd:element name="SharedWithUsers" ma:index="14"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Condiviso con dettagli" ma:internalName="SharedWithDetails" ma:readOnly="true">
      <xsd:simpleType>
        <xsd:restriction base="dms:Note">
          <xsd:maxLength value="255"/>
        </xsd:restriction>
      </xsd:simpleType>
    </xsd:element>
    <xsd:element name="TaxCatchAll" ma:index="23" nillable="true" ma:displayName="Taxonomy Catch All Column" ma:hidden="true" ma:list="{b267daf0-d14a-4ed0-8eff-377d7e81cb4a}" ma:internalName="TaxCatchAll" ma:showField="CatchAllData" ma:web="a9be9201-6818-4145-acaf-8e2ea3e1d78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49DEC45-B9D6-44EF-BBBD-5A18849DBE81}">
  <ds:schemaRefs>
    <ds:schemaRef ds:uri="http://schemas.microsoft.com/sharepoint/v3/contenttype/forms"/>
  </ds:schemaRefs>
</ds:datastoreItem>
</file>

<file path=customXml/itemProps2.xml><?xml version="1.0" encoding="utf-8"?>
<ds:datastoreItem xmlns:ds="http://schemas.openxmlformats.org/officeDocument/2006/customXml" ds:itemID="{35D20572-7A36-47F9-AB3E-026897712D9D}">
  <ds:schemaRefs>
    <ds:schemaRef ds:uri="http://schemas.microsoft.com/office/2006/metadata/properties"/>
    <ds:schemaRef ds:uri="http://schemas.microsoft.com/office/infopath/2007/PartnerControls"/>
    <ds:schemaRef ds:uri="45b91c76-f40a-4297-bc96-75b61888cb30"/>
    <ds:schemaRef ds:uri="a9be9201-6818-4145-acaf-8e2ea3e1d781"/>
  </ds:schemaRefs>
</ds:datastoreItem>
</file>

<file path=customXml/itemProps3.xml><?xml version="1.0" encoding="utf-8"?>
<ds:datastoreItem xmlns:ds="http://schemas.openxmlformats.org/officeDocument/2006/customXml" ds:itemID="{6EBFB509-7BE7-471E-8E11-62DC1030D9D5}">
  <ds:schemaRefs>
    <ds:schemaRef ds:uri="http://schemas.openxmlformats.org/officeDocument/2006/bibliography"/>
  </ds:schemaRefs>
</ds:datastoreItem>
</file>

<file path=customXml/itemProps4.xml><?xml version="1.0" encoding="utf-8"?>
<ds:datastoreItem xmlns:ds="http://schemas.openxmlformats.org/officeDocument/2006/customXml" ds:itemID="{BD037AED-A10F-4F11-93C8-F90B1D5AD9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b91c76-f40a-4297-bc96-75b61888cb30"/>
    <ds:schemaRef ds:uri="a9be9201-6818-4145-acaf-8e2ea3e1d7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40</Pages>
  <Words>3991</Words>
  <Characters>22754</Characters>
  <Application>Microsoft Office Word</Application>
  <DocSecurity>0</DocSecurity>
  <Lines>189</Lines>
  <Paragraphs>53</Paragraphs>
  <ScaleCrop>false</ScaleCrop>
  <HeadingPairs>
    <vt:vector size="4" baseType="variant">
      <vt:variant>
        <vt:lpstr>Titolo</vt:lpstr>
      </vt:variant>
      <vt:variant>
        <vt:i4>1</vt:i4>
      </vt:variant>
      <vt:variant>
        <vt:lpstr>Intestazioni</vt:lpstr>
      </vt:variant>
      <vt:variant>
        <vt:i4>16</vt:i4>
      </vt:variant>
    </vt:vector>
  </HeadingPairs>
  <TitlesOfParts>
    <vt:vector size="17" baseType="lpstr">
      <vt:lpstr/>
      <vt:lpstr>Acronyms</vt:lpstr>
      <vt:lpstr>List of Authors</vt:lpstr>
      <vt:lpstr>Introduction</vt:lpstr>
      <vt:lpstr>Platform Overview</vt:lpstr>
      <vt:lpstr>How to join the platform</vt:lpstr>
      <vt:lpstr>Platform roles</vt:lpstr>
      <vt:lpstr>How to use the DEMETER Workspaces</vt:lpstr>
      <vt:lpstr>    Dock bar</vt:lpstr>
      <vt:lpstr>        Search</vt:lpstr>
      <vt:lpstr>        Personal profile</vt:lpstr>
      <vt:lpstr>        Notifications</vt:lpstr>
      <vt:lpstr>    SOCS Home page</vt:lpstr>
      <vt:lpstr>        Collaboration tools</vt:lpstr>
      <vt:lpstr>        Knowledge Management</vt:lpstr>
      <vt:lpstr>        Catalogues</vt:lpstr>
      <vt:lpstr>        Innovation space</vt:lpstr>
    </vt:vector>
  </TitlesOfParts>
  <Company>Frisia IT</Company>
  <LinksUpToDate>false</LinksUpToDate>
  <CharactersWithSpaces>26692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doolin</dc:creator>
  <cp:lastModifiedBy>ENG</cp:lastModifiedBy>
  <cp:revision>4</cp:revision>
  <dcterms:created xsi:type="dcterms:W3CDTF">2022-09-08T11:18:00Z</dcterms:created>
  <dcterms:modified xsi:type="dcterms:W3CDTF">2022-09-08T11:20:00Z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0x01010018C6883928D2014EB5512B3AEBF1C9F2</vt:lpwstr>
  </property>
  <property fmtid="{D5CDD505-2E9C-101B-9397-08002B2CF9AE}" pid="3" name="MediaServiceImageTags">
    <vt:lpwstr/>
  </property>
</Properties>
</file>